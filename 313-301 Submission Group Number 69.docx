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F7488" w14:textId="28158335" w:rsidR="00AF2DB1" w:rsidRPr="00AF2DB1" w:rsidRDefault="00806E9E" w:rsidP="00AF2DB1">
      <w:pPr>
        <w:pStyle w:val="Title"/>
      </w:pPr>
      <w:bookmarkStart w:id="0" w:name="_Hlk161929080"/>
      <w:bookmarkEnd w:id="0"/>
      <w:r>
        <w:t>Optimis</w:t>
      </w:r>
      <w:r w:rsidR="00DA4287">
        <w:t>ing the Price of Utilities</w:t>
      </w:r>
      <w:r w:rsidR="00ED3CAE">
        <w:t xml:space="preserve"> over 24 hours</w:t>
      </w:r>
    </w:p>
    <w:p w14:paraId="019EC924" w14:textId="32240FA4" w:rsidR="009E04A6" w:rsidRDefault="00946CE0" w:rsidP="00D83796">
      <w:pPr>
        <w:pStyle w:val="Heading1"/>
      </w:pPr>
      <w:r>
        <w:t>Introduction</w:t>
      </w:r>
    </w:p>
    <w:p w14:paraId="58217A0C" w14:textId="09EFE69B" w:rsidR="00A418A1" w:rsidRDefault="006B1AF7" w:rsidP="001714D5">
      <w:pPr>
        <w:jc w:val="both"/>
      </w:pPr>
      <w:r>
        <w:t>Th</w:t>
      </w:r>
      <w:r w:rsidR="4FF749A4">
        <w:t xml:space="preserve">is </w:t>
      </w:r>
      <w:r w:rsidR="00C352A5">
        <w:t xml:space="preserve">study </w:t>
      </w:r>
      <w:r w:rsidR="79FD00A6">
        <w:t>develo</w:t>
      </w:r>
      <w:r w:rsidR="00C352A5">
        <w:t>ped</w:t>
      </w:r>
      <w:r w:rsidR="79FD00A6">
        <w:t xml:space="preserve"> several</w:t>
      </w:r>
      <w:r w:rsidR="00FC19FA">
        <w:t xml:space="preserve"> models that optimise daily </w:t>
      </w:r>
      <w:r w:rsidR="00CC2EC0">
        <w:t xml:space="preserve">demand </w:t>
      </w:r>
      <w:r w:rsidR="00F140AA">
        <w:t xml:space="preserve">to enable customers to manage their electricity and gas </w:t>
      </w:r>
      <w:r w:rsidR="4F82F753">
        <w:t>consumption effectively based on an obje</w:t>
      </w:r>
      <w:r w:rsidR="06FE03F5">
        <w:t>ctive –</w:t>
      </w:r>
      <w:r w:rsidR="00041E51">
        <w:t xml:space="preserve"> </w:t>
      </w:r>
      <w:r w:rsidR="06FE03F5">
        <w:t xml:space="preserve">price </w:t>
      </w:r>
      <w:r w:rsidR="00037585">
        <w:t>or</w:t>
      </w:r>
      <w:r w:rsidR="06FE03F5">
        <w:t xml:space="preserve"> carbon intensity</w:t>
      </w:r>
      <w:r w:rsidR="00FA2923">
        <w:t>.</w:t>
      </w:r>
      <w:r w:rsidR="008E556B">
        <w:t xml:space="preserve"> </w:t>
      </w:r>
      <w:r w:rsidR="00174AE9">
        <w:t>Increasing</w:t>
      </w:r>
      <w:r w:rsidR="008E556B" w:rsidRPr="008E556B">
        <w:t xml:space="preserve"> electrifi</w:t>
      </w:r>
      <w:r w:rsidR="00174AE9">
        <w:t>cation</w:t>
      </w:r>
      <w:r w:rsidR="008E556B" w:rsidRPr="008E556B">
        <w:t xml:space="preserve"> and a societ</w:t>
      </w:r>
      <w:r w:rsidR="00174AE9">
        <w:t xml:space="preserve">al </w:t>
      </w:r>
      <w:r w:rsidR="00751E59">
        <w:t xml:space="preserve">paradigm </w:t>
      </w:r>
      <w:r w:rsidR="008E556B" w:rsidRPr="008E556B">
        <w:t>shift towards using localised</w:t>
      </w:r>
      <w:r w:rsidR="00041E51">
        <w:t>,</w:t>
      </w:r>
      <w:r w:rsidR="008E556B" w:rsidRPr="008E556B">
        <w:t xml:space="preserve"> renewable generation </w:t>
      </w:r>
      <w:r w:rsidR="0060385B">
        <w:t>has resulted</w:t>
      </w:r>
      <w:r w:rsidR="008E556B" w:rsidRPr="008E556B">
        <w:t xml:space="preserve"> </w:t>
      </w:r>
      <w:r w:rsidR="00A52DEA">
        <w:t>in</w:t>
      </w:r>
      <w:r w:rsidR="008E556B" w:rsidRPr="008E556B">
        <w:t xml:space="preserve"> peaks of demand growing and </w:t>
      </w:r>
      <w:r w:rsidR="005F7953">
        <w:t xml:space="preserve">due to </w:t>
      </w:r>
      <w:r w:rsidR="00134543">
        <w:t>intermittent nature</w:t>
      </w:r>
      <w:r w:rsidR="001714D5">
        <w:t xml:space="preserve"> of renewables</w:t>
      </w:r>
      <w:r w:rsidR="00F27114">
        <w:t>,</w:t>
      </w:r>
      <w:r w:rsidR="00D235E4">
        <w:t xml:space="preserve"> there are mismatches</w:t>
      </w:r>
      <w:r w:rsidR="00134543">
        <w:t xml:space="preserve"> in supply and demand</w:t>
      </w:r>
      <w:r w:rsidR="00DF4A63">
        <w:t>.</w:t>
      </w:r>
      <w:r w:rsidR="008E556B" w:rsidRPr="008E556B">
        <w:t xml:space="preserve"> </w:t>
      </w:r>
      <w:r w:rsidR="00DF4A63">
        <w:t>T</w:t>
      </w:r>
      <w:r w:rsidR="008E556B" w:rsidRPr="008E556B">
        <w:t xml:space="preserve">hus, incentivising customers to </w:t>
      </w:r>
      <w:r w:rsidR="004F7057">
        <w:t xml:space="preserve">shift </w:t>
      </w:r>
      <w:r w:rsidR="008E556B" w:rsidRPr="008E556B">
        <w:t xml:space="preserve">their </w:t>
      </w:r>
      <w:r w:rsidR="001C7F62">
        <w:t xml:space="preserve">electricity usage </w:t>
      </w:r>
      <w:r w:rsidR="008E556B" w:rsidRPr="008E556B">
        <w:t xml:space="preserve">elsewhere not only </w:t>
      </w:r>
      <w:r w:rsidR="003E4075">
        <w:t>lower</w:t>
      </w:r>
      <w:r w:rsidR="009F7395">
        <w:t>s</w:t>
      </w:r>
      <w:r w:rsidR="003E4075">
        <w:t xml:space="preserve"> their costs </w:t>
      </w:r>
      <w:r w:rsidR="008E556B" w:rsidRPr="008E556B">
        <w:t>but also</w:t>
      </w:r>
      <w:r w:rsidR="004F7057">
        <w:t xml:space="preserve"> aids </w:t>
      </w:r>
      <w:r w:rsidR="009F7395">
        <w:t>in</w:t>
      </w:r>
      <w:r w:rsidR="004F7057">
        <w:t xml:space="preserve"> reducing faults on the power network</w:t>
      </w:r>
      <w:r w:rsidR="00CC52DE">
        <w:t xml:space="preserve"> [1</w:t>
      </w:r>
      <w:r w:rsidR="00C27B12">
        <w:t>]</w:t>
      </w:r>
      <w:r w:rsidR="004F7057">
        <w:t>.</w:t>
      </w:r>
    </w:p>
    <w:p w14:paraId="7935EF54" w14:textId="037C5345" w:rsidR="00EC4D2B" w:rsidRDefault="00E24524" w:rsidP="0013544B">
      <w:pPr>
        <w:pStyle w:val="Heading1"/>
      </w:pPr>
      <w:r>
        <w:t xml:space="preserve">Optimising </w:t>
      </w:r>
      <w:r w:rsidR="00681A22">
        <w:t>Electricity</w:t>
      </w:r>
      <w:r>
        <w:t xml:space="preserve"> and Gas for Cost </w:t>
      </w:r>
    </w:p>
    <w:p w14:paraId="71451FF9" w14:textId="25B13927" w:rsidR="63EDDD38" w:rsidRDefault="00014D53" w:rsidP="00014D53">
      <w:pPr>
        <w:pStyle w:val="Heading2"/>
      </w:pPr>
      <w:r>
        <w:t xml:space="preserve">Mathematical Formalisation of </w:t>
      </w:r>
      <w:r w:rsidR="000E0911">
        <w:t xml:space="preserve">Electricity </w:t>
      </w:r>
      <w:r>
        <w:t>Problem</w:t>
      </w:r>
    </w:p>
    <w:p w14:paraId="306038AA" w14:textId="2C0A0820" w:rsidR="00CE6B49" w:rsidRPr="00CA7F69" w:rsidRDefault="00892A4A" w:rsidP="001C1102">
      <w:pPr>
        <w:jc w:val="both"/>
        <w:rPr>
          <w:rFonts w:eastAsiaTheme="minorEastAsia"/>
        </w:rPr>
      </w:pPr>
      <w:r>
        <w:t xml:space="preserve">The problem </w:t>
      </w:r>
      <w:r w:rsidR="009F0614">
        <w:t>may be</w:t>
      </w:r>
      <w:r w:rsidR="00A70B22">
        <w:t xml:space="preserve"> </w:t>
      </w:r>
      <w:r w:rsidR="00C63388">
        <w:t>approached using</w:t>
      </w:r>
      <w:r>
        <w:t xml:space="preserve"> </w:t>
      </w:r>
      <w:r w:rsidR="005625E8">
        <w:t xml:space="preserve">traditional </w:t>
      </w:r>
      <w:r w:rsidR="00A94207">
        <w:t>minimisation linear programming</w:t>
      </w:r>
      <w:r w:rsidR="00B131C4">
        <w:t xml:space="preserve"> </w:t>
      </w:r>
      <w:r w:rsidR="00C63388">
        <w:t>techniques</w:t>
      </w:r>
      <w:r w:rsidR="00932F8B">
        <w:t xml:space="preserve"> such as the </w:t>
      </w:r>
      <w:r w:rsidR="000A4CF7">
        <w:t xml:space="preserve">dual </w:t>
      </w:r>
      <w:r w:rsidR="00932F8B">
        <w:t xml:space="preserve">simplex </w:t>
      </w:r>
      <w:r w:rsidR="000A4CF7">
        <w:t>algorithm</w:t>
      </w:r>
      <w:r w:rsidR="00932F8B">
        <w:t xml:space="preserve"> </w:t>
      </w:r>
      <w:r w:rsidR="005625E8">
        <w:t>–</w:t>
      </w:r>
      <w:r w:rsidR="00932F8B">
        <w:t xml:space="preserve"> </w:t>
      </w:r>
      <w:r w:rsidR="000A4CF7">
        <w:t>implemented in</w:t>
      </w:r>
      <w:r w:rsidR="005625E8">
        <w:t xml:space="preserve"> MATLAB</w:t>
      </w:r>
      <w:r w:rsidR="4F02C90D">
        <w:t>’s optimisation toolbox</w:t>
      </w:r>
      <w:r w:rsidR="004C1325">
        <w:t xml:space="preserve"> </w:t>
      </w:r>
      <w:r w:rsidR="4F02C90D">
        <w:t>-</w:t>
      </w:r>
      <w:r w:rsidR="004C1325">
        <w:t xml:space="preserve"> although simple greedy heuristics will yield the same solution in this </w:t>
      </w:r>
      <w:r w:rsidR="002B35EB">
        <w:t>scenario.</w:t>
      </w:r>
      <w:r w:rsidR="004F5F67">
        <w:t xml:space="preserve"> The decision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80E34">
        <w:rPr>
          <w:rFonts w:eastAsiaTheme="minorEastAsia"/>
        </w:rPr>
        <w:t xml:space="preserve"> </w:t>
      </w:r>
      <w:r w:rsidR="00AF66B3">
        <w:rPr>
          <w:rFonts w:eastAsiaTheme="minorEastAsia"/>
        </w:rPr>
        <w:t>represent</w:t>
      </w:r>
      <w:r w:rsidR="00443240">
        <w:rPr>
          <w:rFonts w:eastAsiaTheme="minorEastAsia"/>
        </w:rPr>
        <w:t>s</w:t>
      </w:r>
      <w:r w:rsidR="00AF66B3">
        <w:rPr>
          <w:rFonts w:eastAsiaTheme="minorEastAsia"/>
        </w:rPr>
        <w:t xml:space="preserve"> </w:t>
      </w:r>
      <w:r w:rsidR="008C2369">
        <w:rPr>
          <w:rFonts w:eastAsiaTheme="minorEastAsia"/>
        </w:rPr>
        <w:t>the</w:t>
      </w:r>
      <w:r w:rsidR="00AF66B3">
        <w:rPr>
          <w:rFonts w:eastAsiaTheme="minorEastAsia"/>
        </w:rPr>
        <w:t xml:space="preserve"> </w:t>
      </w:r>
      <w:r w:rsidR="00F41C54">
        <w:rPr>
          <w:rFonts w:eastAsiaTheme="minorEastAsia"/>
        </w:rPr>
        <w:t>electricity demand (</w:t>
      </w:r>
      <w:r w:rsidR="008B0755">
        <w:rPr>
          <w:rFonts w:eastAsiaTheme="minorEastAsia"/>
        </w:rPr>
        <w:t xml:space="preserve">kWh)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5D668F">
        <w:rPr>
          <w:rFonts w:eastAsiaTheme="minorEastAsia"/>
        </w:rPr>
        <w:t xml:space="preserve"> the</w:t>
      </w:r>
      <w:r w:rsidR="008B0755">
        <w:rPr>
          <w:rFonts w:eastAsiaTheme="minorEastAsia"/>
        </w:rPr>
        <w:t xml:space="preserve"> </w:t>
      </w:r>
      <w:r w:rsidR="00FC7FF0">
        <w:rPr>
          <w:rFonts w:eastAsiaTheme="minorEastAsia"/>
        </w:rPr>
        <w:t>cost</w:t>
      </w:r>
      <w:r w:rsidR="009615E1">
        <w:rPr>
          <w:rFonts w:eastAsiaTheme="minorEastAsia"/>
        </w:rPr>
        <w:t xml:space="preserve"> </w:t>
      </w:r>
      <w:r w:rsidR="00D23A5E">
        <w:rPr>
          <w:rFonts w:eastAsiaTheme="minorEastAsia"/>
        </w:rPr>
        <w:t xml:space="preserve">(p/kWh VAT included) at discrete </w:t>
      </w:r>
      <w:r w:rsidR="00351410">
        <w:rPr>
          <w:rFonts w:eastAsiaTheme="minorEastAsia"/>
        </w:rPr>
        <w:t xml:space="preserve">half-hour </w:t>
      </w:r>
      <w:r w:rsidR="00D3071A">
        <w:rPr>
          <w:rFonts w:eastAsiaTheme="minorEastAsia"/>
        </w:rPr>
        <w:t>in</w:t>
      </w:r>
      <w:r w:rsidR="00111C7D">
        <w:rPr>
          <w:rFonts w:eastAsiaTheme="minorEastAsia"/>
        </w:rPr>
        <w:t>terval</w:t>
      </w:r>
      <w:r w:rsidR="00D307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D3071A">
        <w:rPr>
          <w:rFonts w:eastAsiaTheme="minorEastAsia"/>
        </w:rPr>
        <w:t>.</w:t>
      </w:r>
      <w:r w:rsidR="00CE6B49">
        <w:rPr>
          <w:rFonts w:eastAsiaTheme="minorEastAsia"/>
        </w:rPr>
        <w:t xml:space="preserve"> Constraint </w:t>
      </w:r>
      <w:r w:rsidR="00CD2A16">
        <w:rPr>
          <w:rFonts w:eastAsiaTheme="minorEastAsia"/>
        </w:rPr>
        <w:t>(</w:t>
      </w:r>
      <w:r w:rsidR="009437AB">
        <w:rPr>
          <w:rFonts w:eastAsiaTheme="minorEastAsia"/>
        </w:rPr>
        <w:t xml:space="preserve">2a) imposes an upper bound on the </w:t>
      </w:r>
      <w:r w:rsidR="005447CC">
        <w:rPr>
          <w:rFonts w:eastAsiaTheme="minorEastAsia"/>
        </w:rPr>
        <w:t xml:space="preserve">demand </w:t>
      </w:r>
      <w:r w:rsidR="00264275">
        <w:rPr>
          <w:rFonts w:eastAsiaTheme="minorEastAsia"/>
        </w:rPr>
        <w:t>per interval</w:t>
      </w:r>
      <w:r w:rsidR="008D56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8D5655">
        <w:rPr>
          <w:rFonts w:eastAsiaTheme="minorEastAsia"/>
        </w:rPr>
        <w:t xml:space="preserve">, and </w:t>
      </w:r>
      <w:r w:rsidR="00CD2A16">
        <w:rPr>
          <w:rFonts w:eastAsiaTheme="minorEastAsia"/>
        </w:rPr>
        <w:t>(</w:t>
      </w:r>
      <w:r w:rsidR="008D5655">
        <w:rPr>
          <w:rFonts w:eastAsiaTheme="minorEastAsia"/>
        </w:rPr>
        <w:t xml:space="preserve">2b) </w:t>
      </w:r>
      <w:r w:rsidR="003C6338">
        <w:rPr>
          <w:rFonts w:eastAsiaTheme="minorEastAsia"/>
        </w:rPr>
        <w:t>states that the total demand across the 48</w:t>
      </w:r>
      <w:r w:rsidR="00673571">
        <w:rPr>
          <w:rFonts w:eastAsiaTheme="minorEastAsia"/>
        </w:rPr>
        <w:t>-</w:t>
      </w:r>
      <w:r w:rsidR="003C6338">
        <w:rPr>
          <w:rFonts w:eastAsiaTheme="minorEastAsia"/>
        </w:rPr>
        <w:t xml:space="preserve">hour </w:t>
      </w:r>
      <w:r w:rsidR="005D0007">
        <w:rPr>
          <w:rFonts w:eastAsiaTheme="minorEastAsia"/>
        </w:rPr>
        <w:t>timeframe</w:t>
      </w:r>
      <w:r w:rsidR="003C6338">
        <w:rPr>
          <w:rFonts w:eastAsiaTheme="minorEastAsia"/>
        </w:rPr>
        <w:t xml:space="preserve"> </w:t>
      </w:r>
      <w:r w:rsidR="005D0007">
        <w:rPr>
          <w:rFonts w:eastAsiaTheme="minorEastAsia"/>
        </w:rPr>
        <w:t>must be equal in the optimised and original scenario</w:t>
      </w:r>
      <w:r w:rsidR="008C333B">
        <w:rPr>
          <w:rFonts w:eastAsiaTheme="minorEastAsia"/>
        </w:rPr>
        <w:t>s</w:t>
      </w:r>
      <w:r w:rsidR="001F3DC5">
        <w:rPr>
          <w:rFonts w:eastAsiaTheme="minorEastAsia"/>
        </w:rPr>
        <w:t xml:space="preserve"> (original demand </w:t>
      </w:r>
      <w:r w:rsidR="002431D1">
        <w:rPr>
          <w:rFonts w:eastAsiaTheme="minorEastAsia"/>
        </w:rPr>
        <w:t>is given by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acc>
      </m:oMath>
      <w:r w:rsidR="006A3F8A">
        <w:rPr>
          <w:rFonts w:eastAsiaTheme="minorEastAsia"/>
        </w:rPr>
        <w:t>)</w:t>
      </w:r>
      <w:r w:rsidR="00B11013">
        <w:rPr>
          <w:rFonts w:eastAsiaTheme="minorEastAsia"/>
        </w:rPr>
        <w:t xml:space="preserve">. </w:t>
      </w:r>
      <w:r w:rsidR="002431D1">
        <w:rPr>
          <w:rFonts w:eastAsiaTheme="minorEastAsia"/>
        </w:rPr>
        <w:t>Demand</w:t>
      </w:r>
      <w:r w:rsidR="0057337A">
        <w:rPr>
          <w:rFonts w:eastAsiaTheme="minorEastAsia"/>
        </w:rPr>
        <w:t xml:space="preserve"> is </w:t>
      </w:r>
      <w:r w:rsidR="00063B2D">
        <w:rPr>
          <w:rFonts w:eastAsiaTheme="minorEastAsia"/>
        </w:rPr>
        <w:t>assumed to take</w:t>
      </w:r>
      <w:r w:rsidR="0057337A">
        <w:rPr>
          <w:rFonts w:eastAsiaTheme="minorEastAsia"/>
        </w:rPr>
        <w:t xml:space="preserve"> </w:t>
      </w:r>
      <w:r w:rsidR="005774D7">
        <w:rPr>
          <w:rFonts w:eastAsiaTheme="minorEastAsia"/>
        </w:rPr>
        <w:t xml:space="preserve">real </w:t>
      </w:r>
      <w:r w:rsidR="002431D1">
        <w:rPr>
          <w:rFonts w:eastAsiaTheme="minorEastAsia"/>
        </w:rPr>
        <w:t>values.</w:t>
      </w:r>
      <w:r w:rsidR="00B11013">
        <w:rPr>
          <w:rFonts w:eastAsiaTheme="minorEastAsia"/>
        </w:rPr>
        <w:t xml:space="preserve"> </w:t>
      </w:r>
      <w:r w:rsidR="003C6338">
        <w:rPr>
          <w:rFonts w:eastAsiaTheme="minorEastAsia"/>
        </w:rPr>
        <w:t xml:space="preserve"> </w:t>
      </w:r>
    </w:p>
    <w:p w14:paraId="284E06BC" w14:textId="499EB686" w:rsidR="12908079" w:rsidRDefault="006B6108" w:rsidP="000C41C7">
      <w:pPr>
        <w:ind w:left="3600"/>
      </w:pPr>
      <w:r>
        <w:rPr>
          <w:rFonts w:eastAsiaTheme="minorEastAsia"/>
        </w:rP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t=0</m:t>
                </m:r>
              </m:sub>
              <m:sup>
                <m:r>
                  <w:rPr>
                    <w:rFonts w:ascii="Cambria Math" w:hAnsi="Cambria Math"/>
                  </w:rPr>
                  <m:t>47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nary>
          </m:e>
        </m:func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21C22">
        <w:rPr>
          <w:rFonts w:eastAsiaTheme="minorEastAsia"/>
        </w:rPr>
        <w:tab/>
      </w:r>
      <w:r w:rsidR="00421C22">
        <w:rPr>
          <w:rFonts w:eastAsiaTheme="minorEastAsia"/>
        </w:rPr>
        <w:tab/>
      </w:r>
      <w:r w:rsidR="00421C22">
        <w:rPr>
          <w:rFonts w:eastAsiaTheme="minorEastAsia"/>
        </w:rPr>
        <w:tab/>
      </w:r>
      <w:r w:rsidR="00421C22">
        <w:rPr>
          <w:rFonts w:eastAsiaTheme="minorEastAsia"/>
        </w:rPr>
        <w:tab/>
        <w:t xml:space="preserve">                 </w:t>
      </w:r>
      <w:r w:rsidR="00974EB1">
        <w:rPr>
          <w:rFonts w:eastAsiaTheme="minorEastAsia"/>
        </w:rPr>
        <w:t>(1)</w:t>
      </w:r>
    </w:p>
    <w:p w14:paraId="2ADAB586" w14:textId="69D1834A" w:rsidR="478D3184" w:rsidRDefault="478D3184" w:rsidP="12908079">
      <w:pPr>
        <w:rPr>
          <w:b/>
          <w:bCs/>
        </w:rPr>
      </w:pPr>
      <w:r w:rsidRPr="12908079">
        <w:rPr>
          <w:b/>
          <w:bCs/>
        </w:rPr>
        <w:t>subject to</w:t>
      </w:r>
      <w:r w:rsidR="003F27FC">
        <w:rPr>
          <w:b/>
          <w:bCs/>
        </w:rPr>
        <w:t xml:space="preserve"> </w:t>
      </w:r>
      <w:r w:rsidR="003F27FC">
        <w:rPr>
          <w:b/>
          <w:bCs/>
        </w:rPr>
        <w:tab/>
      </w:r>
    </w:p>
    <w:p w14:paraId="1CE5D1EE" w14:textId="1F6B84B6" w:rsidR="13A05865" w:rsidRDefault="000C41C7" w:rsidP="00B72165">
      <w:pPr>
        <w:ind w:left="3600"/>
      </w:pPr>
      <w:r>
        <w:t xml:space="preserve">    </w:t>
      </w:r>
      <w:r w:rsidR="13A05865" w:rsidRPr="63EDDD3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 ≤ 4</m:t>
        </m:r>
      </m:oMath>
      <w:r w:rsidR="00A10ACE">
        <w:rPr>
          <w:rFonts w:eastAsiaTheme="minorEastAsia"/>
        </w:rPr>
        <w:tab/>
      </w:r>
      <w:r w:rsidR="000B7986">
        <w:rPr>
          <w:rFonts w:eastAsiaTheme="minorEastAsia"/>
        </w:rPr>
        <w:t xml:space="preserve"> </w:t>
      </w:r>
      <w:r w:rsidR="006B6108">
        <w:rPr>
          <w:rFonts w:eastAsiaTheme="minorEastAsia"/>
        </w:rPr>
        <w:t xml:space="preserve">                                                                        </w:t>
      </w:r>
      <w:r w:rsidR="00B72165">
        <w:rPr>
          <w:rFonts w:eastAsiaTheme="minorEastAsia"/>
        </w:rPr>
        <w:t>(2</w:t>
      </w:r>
      <w:r w:rsidR="00865745">
        <w:rPr>
          <w:rFonts w:eastAsiaTheme="minorEastAsia"/>
        </w:rPr>
        <w:t>a</w:t>
      </w:r>
      <w:r w:rsidR="00B72165">
        <w:rPr>
          <w:rFonts w:eastAsiaTheme="minorEastAsia"/>
        </w:rPr>
        <w:t>)</w:t>
      </w:r>
      <w:r w:rsidR="000B7986">
        <w:rPr>
          <w:rFonts w:eastAsiaTheme="minorEastAsia"/>
        </w:rPr>
        <w:t xml:space="preserve"> </w:t>
      </w:r>
      <w:r w:rsidR="006B6108">
        <w:rPr>
          <w:rFonts w:eastAsiaTheme="minorEastAsia"/>
        </w:rPr>
        <w:t xml:space="preserve">                                                                                                                            </w:t>
      </w:r>
      <w:r w:rsidR="006B6173">
        <w:rPr>
          <w:rFonts w:eastAsiaTheme="minorEastAsia"/>
        </w:rPr>
        <w:t xml:space="preserve">     </w:t>
      </w:r>
    </w:p>
    <w:p w14:paraId="044E455C" w14:textId="7FF9EB17" w:rsidR="12908079" w:rsidRDefault="000C41C7" w:rsidP="0060620A">
      <w:pPr>
        <w:ind w:left="2880"/>
        <w:jc w:val="center"/>
      </w:pPr>
      <w:r>
        <w:rPr>
          <w:rFonts w:eastAsiaTheme="minorEastAsia"/>
        </w:rPr>
        <w:t xml:space="preserve">    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47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47</m:t>
            </m:r>
          </m:sup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acc>
          </m:e>
        </m:nary>
        <m:r>
          <w:rPr>
            <w:rFonts w:ascii="Cambria Math" w:hAnsi="Cambria Math"/>
          </w:rPr>
          <m:t> 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</m:oMath>
      <w:r w:rsidR="00A10ACE">
        <w:rPr>
          <w:rFonts w:eastAsiaTheme="minorEastAsia"/>
        </w:rPr>
        <w:tab/>
      </w:r>
      <w:r w:rsidR="000B7986">
        <w:rPr>
          <w:rFonts w:eastAsiaTheme="minorEastAsia"/>
        </w:rPr>
        <w:t xml:space="preserve"> </w:t>
      </w:r>
      <w:r w:rsidR="00865745">
        <w:rPr>
          <w:rFonts w:eastAsiaTheme="minorEastAsia"/>
        </w:rPr>
        <w:t xml:space="preserve">        </w:t>
      </w:r>
      <w:r w:rsidR="000D1ED5">
        <w:rPr>
          <w:rFonts w:eastAsiaTheme="minorEastAsia"/>
        </w:rPr>
        <w:tab/>
      </w:r>
      <w:r w:rsidR="000D1ED5">
        <w:rPr>
          <w:rFonts w:eastAsiaTheme="minorEastAsia"/>
        </w:rPr>
        <w:tab/>
      </w:r>
      <w:r w:rsidR="000D1ED5">
        <w:rPr>
          <w:rFonts w:eastAsiaTheme="minorEastAsia"/>
        </w:rPr>
        <w:tab/>
      </w:r>
      <w:r>
        <w:rPr>
          <w:rFonts w:eastAsiaTheme="minorEastAsia"/>
        </w:rPr>
        <w:t xml:space="preserve">                </w:t>
      </w:r>
      <w:r w:rsidR="000D1ED5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91440E">
        <w:rPr>
          <w:rFonts w:eastAsiaTheme="minorEastAsia"/>
        </w:rPr>
        <w:tab/>
      </w:r>
      <w:r w:rsidR="00E31437">
        <w:rPr>
          <w:rFonts w:eastAsiaTheme="minorEastAsia"/>
        </w:rPr>
        <w:t xml:space="preserve">              </w:t>
      </w:r>
      <w:r w:rsidR="00A10ACE">
        <w:rPr>
          <w:rFonts w:eastAsiaTheme="minorEastAsia"/>
        </w:rPr>
        <w:t>(2b)</w:t>
      </w:r>
    </w:p>
    <w:p w14:paraId="1CD8F2CC" w14:textId="7E6B3F5D" w:rsidR="12908079" w:rsidRDefault="00DC0639" w:rsidP="0036251D">
      <w:pPr>
        <w:ind w:left="2160" w:firstLine="720"/>
        <w:jc w:val="center"/>
      </w:pPr>
      <w:r>
        <w:rPr>
          <w:rFonts w:eastAsiaTheme="minorEastAsia"/>
        </w:rPr>
        <w:t xml:space="preserve">          </w:t>
      </w:r>
      <w:r w:rsidR="000C41C7">
        <w:rPr>
          <w:rFonts w:eastAsiaTheme="minorEastAsia"/>
        </w:rPr>
        <w:t xml:space="preserve"> </w:t>
      </w:r>
      <w:r w:rsidR="00F951EC">
        <w:rPr>
          <w:rFonts w:eastAsiaTheme="minorEastAsia"/>
        </w:rPr>
        <w:t xml:space="preserve">  </w:t>
      </w:r>
      <w:r w:rsidR="000C41C7"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≥0 ∈ 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421C22">
        <w:rPr>
          <w:rFonts w:eastAsiaTheme="minorEastAsia"/>
        </w:rPr>
        <w:t xml:space="preserve"> </w:t>
      </w:r>
      <w:r w:rsidR="000C41C7">
        <w:rPr>
          <w:rFonts w:eastAsiaTheme="minorEastAsia"/>
        </w:rPr>
        <w:tab/>
      </w:r>
      <w:r w:rsidR="000C41C7">
        <w:rPr>
          <w:rFonts w:eastAsiaTheme="minorEastAsia"/>
        </w:rPr>
        <w:tab/>
      </w:r>
      <w:r w:rsidR="000C41C7">
        <w:rPr>
          <w:rFonts w:eastAsiaTheme="minorEastAsia"/>
        </w:rPr>
        <w:tab/>
      </w:r>
      <w:r w:rsidR="000C41C7">
        <w:rPr>
          <w:rFonts w:eastAsiaTheme="minorEastAsia"/>
        </w:rPr>
        <w:tab/>
      </w:r>
      <w:r w:rsidR="000C41C7">
        <w:rPr>
          <w:rFonts w:eastAsiaTheme="minorEastAsia"/>
        </w:rPr>
        <w:tab/>
        <w:t xml:space="preserve">               </w:t>
      </w:r>
      <w:r w:rsidR="00421C22">
        <w:rPr>
          <w:rFonts w:eastAsiaTheme="minorEastAsia"/>
        </w:rPr>
        <w:t>(2c)</w:t>
      </w:r>
      <w:r w:rsidR="00A10ACE">
        <w:rPr>
          <w:rFonts w:eastAsiaTheme="minorEastAsia"/>
        </w:rPr>
        <w:tab/>
      </w:r>
    </w:p>
    <w:p w14:paraId="2D734D0B" w14:textId="7BFC1696" w:rsidR="00014D53" w:rsidRPr="00014D53" w:rsidRDefault="000E0911" w:rsidP="00223DDE">
      <w:pPr>
        <w:pStyle w:val="Heading2"/>
      </w:pPr>
      <w:r>
        <w:t>Mathematical Formalisation of Gas Problem</w:t>
      </w:r>
    </w:p>
    <w:p w14:paraId="469675B9" w14:textId="0B07E0C3" w:rsidR="00316803" w:rsidRPr="00316803" w:rsidRDefault="00316803" w:rsidP="00316803">
      <w:r>
        <w:t xml:space="preserve">The </w:t>
      </w:r>
      <w:r w:rsidR="00564E8A">
        <w:t xml:space="preserve">gas </w:t>
      </w:r>
      <w:r w:rsidR="00580820">
        <w:t>optimisation problem formulation is identical</w:t>
      </w:r>
      <w:r w:rsidR="00CD2A16">
        <w:t>, except for constraint (2</w:t>
      </w:r>
      <w:r w:rsidR="00362CB6">
        <w:t>a</w:t>
      </w:r>
      <w:r w:rsidR="00CD2A16">
        <w:t>)</w:t>
      </w:r>
      <w:r w:rsidR="00362CB6">
        <w:t xml:space="preserve"> which needs to be </w:t>
      </w:r>
      <w:r w:rsidR="00C07A61">
        <w:t>modified</w:t>
      </w:r>
      <w:r w:rsidR="00362CB6">
        <w:t xml:space="preserve"> to reflect the </w:t>
      </w:r>
      <w:r w:rsidR="00191396">
        <w:t xml:space="preserve">restriction of </w:t>
      </w:r>
      <w:r w:rsidR="00C07A61">
        <w:t xml:space="preserve">a maximum </w:t>
      </w:r>
      <w:r w:rsidR="000E50B7">
        <w:t xml:space="preserve">demand </w:t>
      </w:r>
      <w:r w:rsidR="00C07A61">
        <w:t>of</w:t>
      </w:r>
      <w:r w:rsidR="00191396">
        <w:t xml:space="preserve"> 1.3 kWh per </w:t>
      </w:r>
      <w:r w:rsidR="00C07A61">
        <w:t xml:space="preserve">interval </w:t>
      </w:r>
      <m:oMath>
        <m:r>
          <w:rPr>
            <w:rFonts w:ascii="Cambria Math" w:hAnsi="Cambria Math"/>
          </w:rPr>
          <m:t>t</m:t>
        </m:r>
      </m:oMath>
      <w:r w:rsidR="00C07A61">
        <w:rPr>
          <w:rFonts w:eastAsiaTheme="minorEastAsia"/>
        </w:rPr>
        <w:t xml:space="preserve"> – shown in (</w:t>
      </w:r>
      <w:r w:rsidR="00A51895">
        <w:rPr>
          <w:rFonts w:eastAsiaTheme="minorEastAsia"/>
        </w:rPr>
        <w:t>3</w:t>
      </w:r>
      <w:r w:rsidR="00C07A61">
        <w:rPr>
          <w:rFonts w:eastAsiaTheme="minorEastAsia"/>
        </w:rPr>
        <w:t>a).</w:t>
      </w:r>
      <w:r w:rsidR="00CD2A16">
        <w:t xml:space="preserve"> </w:t>
      </w:r>
    </w:p>
    <w:p w14:paraId="7AFDA95F" w14:textId="2FA6CC36" w:rsidR="00492657" w:rsidRPr="00FB6F0A" w:rsidRDefault="001E0766" w:rsidP="00B677C1">
      <w:pPr>
        <w:rPr>
          <w:rFonts w:eastAsiaTheme="minorEastAsia"/>
        </w:rPr>
      </w:pPr>
      <w:r>
        <w:t xml:space="preserve">                                         </w:t>
      </w:r>
      <w:r w:rsidR="00B677C1">
        <w:t xml:space="preserve">                                    </w:t>
      </w:r>
      <w:r>
        <w:t xml:space="preserve">  </w:t>
      </w:r>
      <w:r w:rsidR="00492657" w:rsidRPr="63EDDD3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 ≤ 1.3</m:t>
        </m:r>
      </m:oMath>
      <w:r w:rsidR="00492657">
        <w:rPr>
          <w:rFonts w:eastAsiaTheme="minorEastAsia"/>
        </w:rPr>
        <w:tab/>
      </w:r>
      <w:r w:rsidR="00B677C1">
        <w:rPr>
          <w:rFonts w:eastAsiaTheme="minorEastAsia"/>
        </w:rPr>
        <w:t xml:space="preserve">                                                                         (3a)</w:t>
      </w:r>
      <w:r w:rsidR="00492657">
        <w:rPr>
          <w:rFonts w:eastAsiaTheme="minorEastAsia"/>
        </w:rPr>
        <w:t xml:space="preserve">                              </w:t>
      </w:r>
      <w:r w:rsidR="00FB6F0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             </w:t>
      </w:r>
      <w:r w:rsidR="00FB6F0A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   </w:t>
      </w:r>
    </w:p>
    <w:p w14:paraId="063E3E59" w14:textId="4589C939" w:rsidR="00825FEE" w:rsidRDefault="007D4FB9" w:rsidP="00006ACA">
      <w:pPr>
        <w:pStyle w:val="Heading2"/>
      </w:pPr>
      <w:r>
        <w:t>Testing and Results</w:t>
      </w:r>
    </w:p>
    <w:p w14:paraId="6ED51BC6" w14:textId="63E5E58D" w:rsidR="00825FEE" w:rsidRDefault="00E26D16" w:rsidP="00EE0A53">
      <w:pPr>
        <w:jc w:val="both"/>
      </w:pPr>
      <w:r>
        <w:t>Model fitness was tested using a</w:t>
      </w:r>
      <w:r w:rsidR="005D0A59">
        <w:t xml:space="preserve"> range of conditions </w:t>
      </w:r>
      <w:r w:rsidR="00C00240">
        <w:t>shown</w:t>
      </w:r>
      <w:r w:rsidR="005D0A59">
        <w:t xml:space="preserve"> in Table 1. </w:t>
      </w:r>
      <w:r w:rsidR="00A777C9">
        <w:t xml:space="preserve">These conditions </w:t>
      </w:r>
      <w:r w:rsidR="00FE4CFE">
        <w:t xml:space="preserve">consider </w:t>
      </w:r>
      <w:r w:rsidR="00A777C9">
        <w:t>the half-hour (HH) maximum limit</w:t>
      </w:r>
      <w:r w:rsidR="00FE4CFE">
        <w:t xml:space="preserve">, whether the total demand is met, and </w:t>
      </w:r>
      <w:r w:rsidR="00543FA6">
        <w:t>if the model saves the customer money.</w:t>
      </w:r>
    </w:p>
    <w:p w14:paraId="2B576B32" w14:textId="35401DF4" w:rsidR="00B17EDE" w:rsidRDefault="00B17EDE" w:rsidP="00B17EDE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C16F0">
        <w:rPr>
          <w:noProof/>
        </w:rPr>
        <w:t>1</w:t>
      </w:r>
      <w:r>
        <w:fldChar w:fldCharType="end"/>
      </w:r>
      <w:r>
        <w:t xml:space="preserve">: </w:t>
      </w:r>
      <w:r w:rsidR="00664475">
        <w:t xml:space="preserve">Testing cost optimisation </w:t>
      </w:r>
    </w:p>
    <w:tbl>
      <w:tblPr>
        <w:tblStyle w:val="TableGrid"/>
        <w:tblW w:w="8868" w:type="dxa"/>
        <w:tblLook w:val="04A0" w:firstRow="1" w:lastRow="0" w:firstColumn="1" w:lastColumn="0" w:noHBand="0" w:noVBand="1"/>
      </w:tblPr>
      <w:tblGrid>
        <w:gridCol w:w="1773"/>
        <w:gridCol w:w="1773"/>
        <w:gridCol w:w="1774"/>
        <w:gridCol w:w="1774"/>
        <w:gridCol w:w="1774"/>
      </w:tblGrid>
      <w:tr w:rsidR="006E493F" w14:paraId="40409B5C" w14:textId="77777777" w:rsidTr="00B673F0">
        <w:trPr>
          <w:trHeight w:val="922"/>
        </w:trPr>
        <w:tc>
          <w:tcPr>
            <w:tcW w:w="1773" w:type="dxa"/>
          </w:tcPr>
          <w:p w14:paraId="003CB987" w14:textId="295A98DB" w:rsidR="006E493F" w:rsidRDefault="006E493F" w:rsidP="00825FEE">
            <w:r w:rsidRPr="00664475">
              <w:rPr>
                <w:sz w:val="18"/>
                <w:szCs w:val="18"/>
              </w:rPr>
              <w:t>Model Type</w:t>
            </w:r>
          </w:p>
        </w:tc>
        <w:tc>
          <w:tcPr>
            <w:tcW w:w="1773" w:type="dxa"/>
          </w:tcPr>
          <w:p w14:paraId="34A62817" w14:textId="09054326" w:rsidR="006E493F" w:rsidRDefault="006E493F" w:rsidP="00825FEE">
            <w:pPr>
              <w:rPr>
                <w:sz w:val="18"/>
                <w:szCs w:val="18"/>
              </w:rPr>
            </w:pPr>
            <w:r w:rsidRPr="00CB1C2C">
              <w:rPr>
                <w:sz w:val="18"/>
                <w:szCs w:val="18"/>
              </w:rPr>
              <w:t xml:space="preserve">Optimal HH </w:t>
            </w:r>
            <w:r>
              <w:rPr>
                <w:sz w:val="18"/>
                <w:szCs w:val="18"/>
              </w:rPr>
              <w:t xml:space="preserve">electricity </w:t>
            </w:r>
            <w:r w:rsidRPr="00CB1C2C">
              <w:rPr>
                <w:sz w:val="18"/>
                <w:szCs w:val="18"/>
              </w:rPr>
              <w:t xml:space="preserve">demand </w:t>
            </w:r>
            <w:r w:rsidR="003A663B" w:rsidRPr="00E36CDE"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≤</m:t>
              </m:r>
            </m:oMath>
            <w:r w:rsidR="003A663B" w:rsidRPr="00CB1C2C">
              <w:rPr>
                <w:sz w:val="18"/>
                <w:szCs w:val="18"/>
              </w:rPr>
              <w:t xml:space="preserve"> </w:t>
            </w:r>
            <w:r w:rsidR="003A663B" w:rsidRPr="00E36CDE">
              <w:rPr>
                <w:sz w:val="18"/>
                <w:szCs w:val="18"/>
              </w:rPr>
              <w:t xml:space="preserve"> </w:t>
            </w:r>
            <m:oMath>
              <m:r>
                <w:ins w:id="1" w:author="Microsoft Word" w:date="2024-03-22T14:40:00Z"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w:ins>
              </m:r>
            </m:oMath>
            <w:r w:rsidRPr="00CB1C2C">
              <w:rPr>
                <w:sz w:val="18"/>
                <w:szCs w:val="18"/>
              </w:rPr>
              <w:t xml:space="preserve"> 4 kWh</w:t>
            </w:r>
            <w:r w:rsidR="009536FA">
              <w:rPr>
                <w:sz w:val="18"/>
                <w:szCs w:val="18"/>
              </w:rPr>
              <w:t xml:space="preserve">?   </w:t>
            </w:r>
          </w:p>
        </w:tc>
        <w:tc>
          <w:tcPr>
            <w:tcW w:w="1774" w:type="dxa"/>
          </w:tcPr>
          <w:p w14:paraId="655CCF19" w14:textId="0464EEF7" w:rsidR="006E493F" w:rsidRDefault="006E493F" w:rsidP="00825FEE">
            <w:r w:rsidRPr="00E36CDE">
              <w:rPr>
                <w:sz w:val="18"/>
                <w:szCs w:val="18"/>
              </w:rPr>
              <w:t xml:space="preserve">Optimal HH gas demand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≤</m:t>
              </m:r>
            </m:oMath>
            <w:r w:rsidR="00442321" w:rsidRPr="00CB1C2C">
              <w:rPr>
                <w:sz w:val="18"/>
                <w:szCs w:val="18"/>
              </w:rPr>
              <w:t xml:space="preserve"> </w:t>
            </w:r>
            <w:r w:rsidRPr="00E36CDE">
              <w:rPr>
                <w:sz w:val="18"/>
                <w:szCs w:val="18"/>
              </w:rPr>
              <w:t xml:space="preserve"> 1.3 kWh?</w:t>
            </w:r>
          </w:p>
        </w:tc>
        <w:tc>
          <w:tcPr>
            <w:tcW w:w="1774" w:type="dxa"/>
          </w:tcPr>
          <w:p w14:paraId="2A8060FE" w14:textId="77777777" w:rsidR="006E493F" w:rsidRDefault="00B673F0" w:rsidP="00825FEE">
            <w:pPr>
              <w:rPr>
                <w:sz w:val="18"/>
                <w:szCs w:val="18"/>
              </w:rPr>
            </w:pPr>
            <w:r w:rsidRPr="00B673F0">
              <w:rPr>
                <w:sz w:val="18"/>
                <w:szCs w:val="18"/>
              </w:rPr>
              <w:t>Daily demand satisfied?</w:t>
            </w:r>
          </w:p>
          <w:p w14:paraId="3481EB04" w14:textId="4935D2C9" w:rsidR="006E493F" w:rsidRDefault="00FC38CD" w:rsidP="00825FEE">
            <w:r>
              <w:rPr>
                <w:sz w:val="18"/>
                <w:szCs w:val="18"/>
              </w:rPr>
              <w:t>(demand before = optimal demand)</w:t>
            </w:r>
          </w:p>
        </w:tc>
        <w:tc>
          <w:tcPr>
            <w:tcW w:w="1774" w:type="dxa"/>
          </w:tcPr>
          <w:p w14:paraId="6E2DD231" w14:textId="2ACF1725" w:rsidR="006E493F" w:rsidRDefault="009536FA" w:rsidP="00825FEE">
            <w:pPr>
              <w:rPr>
                <w:sz w:val="18"/>
                <w:szCs w:val="18"/>
              </w:rPr>
            </w:pPr>
            <w:r w:rsidRPr="009536FA">
              <w:rPr>
                <w:sz w:val="18"/>
                <w:szCs w:val="18"/>
              </w:rPr>
              <w:t>Savings made</w:t>
            </w:r>
            <w:r w:rsidR="009615FE">
              <w:rPr>
                <w:sz w:val="18"/>
                <w:szCs w:val="18"/>
              </w:rPr>
              <w:t xml:space="preserve"> (p)</w:t>
            </w:r>
          </w:p>
          <w:p w14:paraId="7721D8BC" w14:textId="4A76A594" w:rsidR="00FA2A6C" w:rsidRDefault="00FA2A6C" w:rsidP="00825FEE">
            <w:r>
              <w:rPr>
                <w:sz w:val="18"/>
                <w:szCs w:val="18"/>
              </w:rPr>
              <w:t>(demand cost– optimal cost)</w:t>
            </w:r>
          </w:p>
        </w:tc>
      </w:tr>
      <w:tr w:rsidR="006E493F" w14:paraId="6ECE3C41" w14:textId="77777777" w:rsidTr="00B673F0">
        <w:trPr>
          <w:trHeight w:val="276"/>
        </w:trPr>
        <w:tc>
          <w:tcPr>
            <w:tcW w:w="1773" w:type="dxa"/>
          </w:tcPr>
          <w:p w14:paraId="0994E082" w14:textId="551A0BCE" w:rsidR="006E493F" w:rsidRDefault="006E493F" w:rsidP="00825FEE">
            <w:r w:rsidRPr="00664475">
              <w:rPr>
                <w:sz w:val="18"/>
                <w:szCs w:val="18"/>
              </w:rPr>
              <w:t>Electricity Model</w:t>
            </w:r>
          </w:p>
        </w:tc>
        <w:tc>
          <w:tcPr>
            <w:tcW w:w="1773" w:type="dxa"/>
          </w:tcPr>
          <w:p w14:paraId="2F7584AA" w14:textId="72CB7ED6" w:rsidR="006E493F" w:rsidRPr="00CD241C" w:rsidRDefault="006E493F" w:rsidP="00825FEE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Yes</w:t>
            </w:r>
          </w:p>
        </w:tc>
        <w:tc>
          <w:tcPr>
            <w:tcW w:w="1774" w:type="dxa"/>
          </w:tcPr>
          <w:p w14:paraId="4A6F3264" w14:textId="0DD27CE5" w:rsidR="006E493F" w:rsidRPr="00CD241C" w:rsidRDefault="006E493F" w:rsidP="00825FEE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N/A</w:t>
            </w:r>
          </w:p>
        </w:tc>
        <w:tc>
          <w:tcPr>
            <w:tcW w:w="1774" w:type="dxa"/>
          </w:tcPr>
          <w:p w14:paraId="26ED0EDB" w14:textId="5AAD3B37" w:rsidR="006E493F" w:rsidRPr="00E63EE6" w:rsidRDefault="00E63EE6" w:rsidP="00825FEE">
            <w:pPr>
              <w:rPr>
                <w:sz w:val="18"/>
                <w:szCs w:val="18"/>
              </w:rPr>
            </w:pPr>
            <w:r w:rsidRPr="00E63EE6">
              <w:rPr>
                <w:sz w:val="18"/>
                <w:szCs w:val="18"/>
              </w:rPr>
              <w:t>Yes</w:t>
            </w:r>
          </w:p>
        </w:tc>
        <w:tc>
          <w:tcPr>
            <w:tcW w:w="1774" w:type="dxa"/>
          </w:tcPr>
          <w:p w14:paraId="6F5FA9F1" w14:textId="513DBB20" w:rsidR="006E493F" w:rsidRDefault="004C0B9F" w:rsidP="00825FEE">
            <w:r w:rsidRPr="0096338C">
              <w:rPr>
                <w:sz w:val="18"/>
                <w:szCs w:val="18"/>
              </w:rPr>
              <w:t>147</w:t>
            </w:r>
            <w:r w:rsidR="0096338C" w:rsidRPr="0096338C">
              <w:rPr>
                <w:sz w:val="18"/>
                <w:szCs w:val="18"/>
              </w:rPr>
              <w:t>.0-101.7</w:t>
            </w:r>
            <w:r w:rsidR="009615FE">
              <w:rPr>
                <w:sz w:val="18"/>
                <w:szCs w:val="18"/>
              </w:rPr>
              <w:t xml:space="preserve"> </w:t>
            </w:r>
            <w:r w:rsidR="0096338C" w:rsidRPr="0096338C">
              <w:rPr>
                <w:sz w:val="18"/>
                <w:szCs w:val="18"/>
              </w:rPr>
              <w:t>=</w:t>
            </w:r>
            <w:r w:rsidR="009615FE">
              <w:rPr>
                <w:sz w:val="18"/>
                <w:szCs w:val="18"/>
              </w:rPr>
              <w:t xml:space="preserve"> </w:t>
            </w:r>
            <w:r w:rsidR="00CF2ED2">
              <w:rPr>
                <w:sz w:val="18"/>
                <w:szCs w:val="18"/>
              </w:rPr>
              <w:t>45.3</w:t>
            </w:r>
          </w:p>
        </w:tc>
      </w:tr>
      <w:tr w:rsidR="006E493F" w14:paraId="7689D6F8" w14:textId="77777777" w:rsidTr="00B673F0">
        <w:trPr>
          <w:trHeight w:val="276"/>
        </w:trPr>
        <w:tc>
          <w:tcPr>
            <w:tcW w:w="1773" w:type="dxa"/>
          </w:tcPr>
          <w:p w14:paraId="78EA82FE" w14:textId="33CD1534" w:rsidR="006E493F" w:rsidRDefault="006E493F" w:rsidP="00825FEE">
            <w:r w:rsidRPr="00E36CDE">
              <w:rPr>
                <w:sz w:val="18"/>
                <w:szCs w:val="18"/>
              </w:rPr>
              <w:lastRenderedPageBreak/>
              <w:t>Gas Model</w:t>
            </w:r>
          </w:p>
        </w:tc>
        <w:tc>
          <w:tcPr>
            <w:tcW w:w="1773" w:type="dxa"/>
          </w:tcPr>
          <w:p w14:paraId="57B0545D" w14:textId="5FF8A673" w:rsidR="006E493F" w:rsidRPr="00CD241C" w:rsidRDefault="006E493F" w:rsidP="00825FEE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N/A</w:t>
            </w:r>
          </w:p>
        </w:tc>
        <w:tc>
          <w:tcPr>
            <w:tcW w:w="1774" w:type="dxa"/>
          </w:tcPr>
          <w:p w14:paraId="22A16B00" w14:textId="64116028" w:rsidR="006E493F" w:rsidRPr="00CD241C" w:rsidRDefault="006E493F" w:rsidP="00825FEE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Yes</w:t>
            </w:r>
          </w:p>
        </w:tc>
        <w:tc>
          <w:tcPr>
            <w:tcW w:w="1774" w:type="dxa"/>
          </w:tcPr>
          <w:p w14:paraId="2592921A" w14:textId="6DD08E37" w:rsidR="006E493F" w:rsidRPr="00E63EE6" w:rsidRDefault="00E63EE6" w:rsidP="00825FEE">
            <w:pPr>
              <w:rPr>
                <w:sz w:val="18"/>
                <w:szCs w:val="18"/>
              </w:rPr>
            </w:pPr>
            <w:r w:rsidRPr="00E63EE6">
              <w:rPr>
                <w:sz w:val="18"/>
                <w:szCs w:val="18"/>
              </w:rPr>
              <w:t>Yes</w:t>
            </w:r>
          </w:p>
        </w:tc>
        <w:tc>
          <w:tcPr>
            <w:tcW w:w="1774" w:type="dxa"/>
          </w:tcPr>
          <w:p w14:paraId="02FBC4A5" w14:textId="02BE551F" w:rsidR="006E493F" w:rsidRDefault="00840FE2" w:rsidP="00825FEE">
            <w:r w:rsidRPr="00840FE2">
              <w:rPr>
                <w:sz w:val="18"/>
                <w:szCs w:val="18"/>
              </w:rPr>
              <w:t>5.0-5.0 = none</w:t>
            </w:r>
          </w:p>
        </w:tc>
      </w:tr>
    </w:tbl>
    <w:p w14:paraId="2D944625" w14:textId="3C963F66" w:rsidR="00511A65" w:rsidRDefault="002F349A" w:rsidP="003F4EC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C84C98" wp14:editId="4933FC9E">
            <wp:simplePos x="0" y="0"/>
            <wp:positionH relativeFrom="margin">
              <wp:align>left</wp:align>
            </wp:positionH>
            <wp:positionV relativeFrom="paragraph">
              <wp:posOffset>22885</wp:posOffset>
            </wp:positionV>
            <wp:extent cx="2830830" cy="2099310"/>
            <wp:effectExtent l="0" t="0" r="762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</w:t>
      </w:r>
      <w:r w:rsidR="006C10FB">
        <w:t xml:space="preserve">Further </w:t>
      </w:r>
      <w:r w:rsidR="00330D36">
        <w:t>testing, and confirmation of</w:t>
      </w:r>
      <w:r w:rsidR="003962DE">
        <w:t xml:space="preserve"> results, entailed visual inspection of the plots displayed in Figure </w:t>
      </w:r>
      <w:r w:rsidR="00A1043C">
        <w:t>1</w:t>
      </w:r>
      <w:r w:rsidR="00B95F04">
        <w:t>.</w:t>
      </w:r>
      <w:r w:rsidR="00A1043C">
        <w:t xml:space="preserve"> </w:t>
      </w:r>
      <w:r w:rsidR="00604F67">
        <w:t>This</w:t>
      </w:r>
      <w:r w:rsidR="00D70496">
        <w:t xml:space="preserve"> align</w:t>
      </w:r>
      <w:r w:rsidR="00604F67">
        <w:t>s</w:t>
      </w:r>
      <w:r w:rsidR="00D70496">
        <w:t xml:space="preserve"> with the results in Table 1</w:t>
      </w:r>
      <w:r w:rsidR="00CB7B9E">
        <w:t xml:space="preserve"> and </w:t>
      </w:r>
      <w:r w:rsidR="00404651">
        <w:t>confirm</w:t>
      </w:r>
      <w:r w:rsidR="00EB021D">
        <w:t>s</w:t>
      </w:r>
      <w:r w:rsidR="00D2733A">
        <w:t xml:space="preserve"> that the</w:t>
      </w:r>
      <w:r w:rsidR="003C16AB">
        <w:t xml:space="preserve"> model</w:t>
      </w:r>
      <w:r w:rsidR="00540F5D">
        <w:t xml:space="preserve"> is</w:t>
      </w:r>
      <w:r w:rsidR="003C16AB">
        <w:t xml:space="preserve"> optimised for cost</w:t>
      </w:r>
      <w:r w:rsidR="00693F7C">
        <w:t xml:space="preserve"> – since the </w:t>
      </w:r>
      <w:r w:rsidR="00E51702">
        <w:t xml:space="preserve">demand is at its peak when cost is lowest. </w:t>
      </w:r>
      <w:r w:rsidR="003962DE">
        <w:t xml:space="preserve"> </w:t>
      </w:r>
      <w:r w:rsidR="00DE4177">
        <w:t>Fo</w:t>
      </w:r>
      <w:r w:rsidR="00675A53">
        <w:t xml:space="preserve">r </w:t>
      </w:r>
      <w:r w:rsidR="007C22C0">
        <w:t xml:space="preserve">the gas-cost model, the optimal demand occurs </w:t>
      </w:r>
      <w:r w:rsidR="00E74E78">
        <w:t>almost instantaneously</w:t>
      </w:r>
      <w:r w:rsidR="001F18F6">
        <w:t xml:space="preserve"> </w:t>
      </w:r>
      <w:r w:rsidR="009560A2">
        <w:t>as</w:t>
      </w:r>
      <w:r w:rsidR="001F18F6">
        <w:t xml:space="preserve"> the cost constraint remains constant</w:t>
      </w:r>
      <w:r w:rsidR="000867E7">
        <w:t xml:space="preserve"> demonstrating a</w:t>
      </w:r>
      <w:r w:rsidR="003F4ECA">
        <w:t xml:space="preserve"> model with multiple optimal solutions, </w:t>
      </w:r>
      <w:r w:rsidR="00B939E5">
        <w:t xml:space="preserve">but only </w:t>
      </w:r>
      <w:r w:rsidR="003F4ECA">
        <w:t>one optimal value.</w:t>
      </w:r>
      <w:r w:rsidR="006637CD">
        <w:t xml:space="preserve"> </w:t>
      </w:r>
    </w:p>
    <w:p w14:paraId="6B44971A" w14:textId="29B30E04" w:rsidR="00043651" w:rsidRPr="007D4FB9" w:rsidRDefault="003F4ECA" w:rsidP="0031400F">
      <w:pPr>
        <w:pStyle w:val="Caption"/>
      </w:pPr>
      <w:r>
        <w:t xml:space="preserve">  </w:t>
      </w:r>
      <w:r w:rsidR="00262E01">
        <w:t xml:space="preserve">                       Figure </w:t>
      </w:r>
      <w:r w:rsidR="00262E01">
        <w:fldChar w:fldCharType="begin"/>
      </w:r>
      <w:r w:rsidR="00262E01">
        <w:instrText xml:space="preserve"> SEQ Figure \* ARABIC </w:instrText>
      </w:r>
      <w:r w:rsidR="00262E01">
        <w:fldChar w:fldCharType="separate"/>
      </w:r>
      <w:r w:rsidR="007C16F0">
        <w:rPr>
          <w:noProof/>
        </w:rPr>
        <w:t>1</w:t>
      </w:r>
      <w:r w:rsidR="00262E01">
        <w:fldChar w:fldCharType="end"/>
      </w:r>
      <w:r w:rsidR="00262E01">
        <w:t xml:space="preserve">: Optimising electricity cost                                                   </w:t>
      </w:r>
      <w:r w:rsidR="00331E5D">
        <w:t xml:space="preserve"> </w:t>
      </w:r>
    </w:p>
    <w:p w14:paraId="24435A16" w14:textId="361EAA34" w:rsidR="00E24524" w:rsidRDefault="00E24524" w:rsidP="00E24524">
      <w:pPr>
        <w:pStyle w:val="Heading1"/>
      </w:pPr>
      <w:r>
        <w:t xml:space="preserve">Optimising Electricity and Gas for Carbon </w:t>
      </w:r>
      <w:r w:rsidR="006F3B26">
        <w:t>Intensity</w:t>
      </w:r>
    </w:p>
    <w:p w14:paraId="29520C56" w14:textId="3A628510" w:rsidR="00685476" w:rsidRPr="00685476" w:rsidRDefault="20464C01" w:rsidP="001C1102">
      <w:pPr>
        <w:jc w:val="both"/>
      </w:pPr>
      <w:r>
        <w:t xml:space="preserve">Optimising for carbon efficiency adopts an identical mathematical formulation to the original problem except for the </w:t>
      </w:r>
      <w:r w:rsidR="03D2BFD7">
        <w:t xml:space="preserve">objective function </w:t>
      </w:r>
      <w:r w:rsidR="246E9296">
        <w:t xml:space="preserve">– which now minimises carbon intensity rather than </w:t>
      </w:r>
      <w:r w:rsidR="302BF67A">
        <w:t xml:space="preserve">economic </w:t>
      </w:r>
      <w:r w:rsidR="246E9296">
        <w:t>cost</w:t>
      </w:r>
      <w:r w:rsidR="485E2CCD">
        <w:t xml:space="preserve"> </w:t>
      </w:r>
      <w:r w:rsidR="302BF67A">
        <w:t>(</w:t>
      </w:r>
      <w:r w:rsidR="485E2CCD">
        <w:t>i</w:t>
      </w:r>
      <w:r w:rsidR="41D39DD6">
        <w:t>.</w:t>
      </w:r>
      <w:r w:rsidR="302BF67A">
        <w:t xml:space="preserve">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302BF67A" w:rsidRPr="35A37CA7">
        <w:rPr>
          <w:rFonts w:eastAsiaTheme="minorEastAsia"/>
        </w:rPr>
        <w:t xml:space="preserve"> now refers to carbon intensity)</w:t>
      </w:r>
      <w:r w:rsidR="246E9296">
        <w:t>.</w:t>
      </w:r>
      <w:r w:rsidR="7E5F0599">
        <w:t xml:space="preserve"> </w:t>
      </w:r>
      <w:r w:rsidR="02554BB8">
        <w:t>There</w:t>
      </w:r>
      <w:r w:rsidR="7E5F0599">
        <w:t xml:space="preserve"> is a strong correlation between </w:t>
      </w:r>
      <w:r w:rsidR="141BE967">
        <w:t>low price and low carbon intensity</w:t>
      </w:r>
      <w:r w:rsidR="4E7AA197">
        <w:t xml:space="preserve">, explained by the increasingly affordable </w:t>
      </w:r>
      <w:r w:rsidR="0C8C906A">
        <w:t>nature</w:t>
      </w:r>
      <w:r w:rsidR="3E93A65E">
        <w:t xml:space="preserve"> of clean energy sources. [2]</w:t>
      </w:r>
    </w:p>
    <w:p w14:paraId="0BD5EF51" w14:textId="3AF35C03" w:rsidR="00266652" w:rsidRPr="00266652" w:rsidRDefault="00266652" w:rsidP="00266652">
      <w:pPr>
        <w:pStyle w:val="Heading2"/>
      </w:pPr>
      <w:r>
        <w:t>Testing and results</w:t>
      </w:r>
    </w:p>
    <w:p w14:paraId="7F6D18D0" w14:textId="088AC06B" w:rsidR="007C16F0" w:rsidRDefault="007C16F0" w:rsidP="007C16F0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Testing carbon emissions optimisation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129"/>
        <w:gridCol w:w="1676"/>
        <w:gridCol w:w="1446"/>
        <w:gridCol w:w="909"/>
        <w:gridCol w:w="2773"/>
        <w:gridCol w:w="1083"/>
      </w:tblGrid>
      <w:tr w:rsidR="00DD40BD" w14:paraId="4026AC3F" w14:textId="6AB2F506" w:rsidTr="00363A43">
        <w:trPr>
          <w:trHeight w:val="922"/>
        </w:trPr>
        <w:tc>
          <w:tcPr>
            <w:tcW w:w="1129" w:type="dxa"/>
          </w:tcPr>
          <w:p w14:paraId="3BD76D88" w14:textId="77777777" w:rsidR="00DD40BD" w:rsidRDefault="00DD40BD">
            <w:r w:rsidRPr="00664475">
              <w:rPr>
                <w:sz w:val="18"/>
                <w:szCs w:val="18"/>
              </w:rPr>
              <w:t>Model Type</w:t>
            </w:r>
          </w:p>
        </w:tc>
        <w:tc>
          <w:tcPr>
            <w:tcW w:w="1676" w:type="dxa"/>
          </w:tcPr>
          <w:p w14:paraId="5291C6C2" w14:textId="09147BFB" w:rsidR="00DD40BD" w:rsidRDefault="00DD40BD">
            <w:r w:rsidRPr="00CB1C2C">
              <w:rPr>
                <w:sz w:val="18"/>
                <w:szCs w:val="18"/>
              </w:rPr>
              <w:t xml:space="preserve">Optimal HH </w:t>
            </w:r>
            <w:r>
              <w:rPr>
                <w:sz w:val="18"/>
                <w:szCs w:val="18"/>
              </w:rPr>
              <w:t xml:space="preserve">electricity </w:t>
            </w:r>
            <w:r w:rsidRPr="00CB1C2C">
              <w:rPr>
                <w:sz w:val="18"/>
                <w:szCs w:val="18"/>
              </w:rPr>
              <w:t xml:space="preserve">demand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≤</m:t>
              </m:r>
            </m:oMath>
            <w:r w:rsidRPr="00CB1C2C">
              <w:rPr>
                <w:sz w:val="18"/>
                <w:szCs w:val="18"/>
              </w:rPr>
              <w:t xml:space="preserve"> 4 kWh</w:t>
            </w:r>
            <w:r>
              <w:rPr>
                <w:sz w:val="18"/>
                <w:szCs w:val="18"/>
              </w:rPr>
              <w:t xml:space="preserve">?   </w:t>
            </w:r>
          </w:p>
        </w:tc>
        <w:tc>
          <w:tcPr>
            <w:tcW w:w="1446" w:type="dxa"/>
          </w:tcPr>
          <w:p w14:paraId="3D82DDD6" w14:textId="5EEF3B1F" w:rsidR="00DD40BD" w:rsidRDefault="00DD40BD">
            <w:r w:rsidRPr="00E36CDE">
              <w:rPr>
                <w:sz w:val="18"/>
                <w:szCs w:val="18"/>
              </w:rPr>
              <w:t xml:space="preserve">Optimal HH gas demand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≤</m:t>
              </m:r>
            </m:oMath>
            <w:r w:rsidR="004F34B1" w:rsidRPr="00CB1C2C">
              <w:rPr>
                <w:sz w:val="18"/>
                <w:szCs w:val="18"/>
              </w:rPr>
              <w:t xml:space="preserve"> </w:t>
            </w:r>
            <w:r w:rsidRPr="00E36CDE">
              <w:rPr>
                <w:sz w:val="18"/>
                <w:szCs w:val="18"/>
              </w:rPr>
              <w:t xml:space="preserve"> 1.3 kWh?</w:t>
            </w:r>
          </w:p>
        </w:tc>
        <w:tc>
          <w:tcPr>
            <w:tcW w:w="909" w:type="dxa"/>
          </w:tcPr>
          <w:p w14:paraId="60854105" w14:textId="77777777" w:rsidR="00DD40BD" w:rsidRDefault="00DD40BD">
            <w:r w:rsidRPr="00B673F0">
              <w:rPr>
                <w:sz w:val="18"/>
                <w:szCs w:val="18"/>
              </w:rPr>
              <w:t>Daily demand satisfied?</w:t>
            </w:r>
          </w:p>
        </w:tc>
        <w:tc>
          <w:tcPr>
            <w:tcW w:w="2773" w:type="dxa"/>
          </w:tcPr>
          <w:p w14:paraId="6BF3A34E" w14:textId="77777777" w:rsidR="004F34B1" w:rsidRDefault="00CE7FA4">
            <w:pPr>
              <w:rPr>
                <w:sz w:val="18"/>
                <w:szCs w:val="18"/>
              </w:rPr>
            </w:pPr>
            <w:r w:rsidRPr="00CE7FA4">
              <w:rPr>
                <w:sz w:val="18"/>
                <w:szCs w:val="18"/>
              </w:rPr>
              <w:t xml:space="preserve">Reduction in carbon </w:t>
            </w:r>
            <w:r w:rsidR="006F3B26">
              <w:rPr>
                <w:sz w:val="18"/>
                <w:szCs w:val="18"/>
              </w:rPr>
              <w:t>intensity</w:t>
            </w:r>
            <w:r w:rsidR="004F34B1">
              <w:rPr>
                <w:sz w:val="18"/>
                <w:szCs w:val="18"/>
              </w:rPr>
              <w:t xml:space="preserve"> (kg)</w:t>
            </w:r>
          </w:p>
          <w:p w14:paraId="1C1080B7" w14:textId="5EA15A97" w:rsidR="00DD40BD" w:rsidRDefault="001F44DE">
            <w:r w:rsidRPr="003959C8">
              <w:rPr>
                <w:sz w:val="18"/>
                <w:szCs w:val="18"/>
              </w:rPr>
              <w:t xml:space="preserve">(carbon intensity </w:t>
            </w:r>
            <w:r w:rsidR="008E27E6">
              <w:rPr>
                <w:sz w:val="18"/>
                <w:szCs w:val="18"/>
              </w:rPr>
              <w:t>before</w:t>
            </w:r>
            <w:r w:rsidR="003959C8">
              <w:rPr>
                <w:sz w:val="18"/>
                <w:szCs w:val="18"/>
              </w:rPr>
              <w:t>– optimal</w:t>
            </w:r>
            <w:r w:rsidR="008E27E6">
              <w:rPr>
                <w:sz w:val="18"/>
                <w:szCs w:val="18"/>
              </w:rPr>
              <w:t xml:space="preserve"> carbon</w:t>
            </w:r>
            <w:r w:rsidR="003959C8">
              <w:rPr>
                <w:sz w:val="18"/>
                <w:szCs w:val="18"/>
              </w:rPr>
              <w:t xml:space="preserve"> </w:t>
            </w:r>
            <w:r w:rsidR="000D7E94">
              <w:rPr>
                <w:sz w:val="18"/>
                <w:szCs w:val="18"/>
              </w:rPr>
              <w:t>solution)</w:t>
            </w:r>
          </w:p>
        </w:tc>
        <w:tc>
          <w:tcPr>
            <w:tcW w:w="1083" w:type="dxa"/>
          </w:tcPr>
          <w:p w14:paraId="4F3127F9" w14:textId="7CCC9FF4" w:rsidR="004F34B1" w:rsidRDefault="004F34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Price reduction (p/kWh)</w:t>
            </w:r>
          </w:p>
        </w:tc>
      </w:tr>
      <w:tr w:rsidR="00DD40BD" w14:paraId="0123D082" w14:textId="103B3486" w:rsidTr="00363A43">
        <w:trPr>
          <w:trHeight w:val="276"/>
        </w:trPr>
        <w:tc>
          <w:tcPr>
            <w:tcW w:w="1129" w:type="dxa"/>
          </w:tcPr>
          <w:p w14:paraId="26AAB678" w14:textId="77777777" w:rsidR="00DD40BD" w:rsidRDefault="00DD40BD">
            <w:r w:rsidRPr="00664475">
              <w:rPr>
                <w:sz w:val="18"/>
                <w:szCs w:val="18"/>
              </w:rPr>
              <w:t>Electricity Model</w:t>
            </w:r>
          </w:p>
        </w:tc>
        <w:tc>
          <w:tcPr>
            <w:tcW w:w="1676" w:type="dxa"/>
          </w:tcPr>
          <w:p w14:paraId="7E26DB4D" w14:textId="77777777" w:rsidR="00DD40BD" w:rsidRPr="00CD241C" w:rsidRDefault="00DD40BD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Yes</w:t>
            </w:r>
          </w:p>
        </w:tc>
        <w:tc>
          <w:tcPr>
            <w:tcW w:w="1446" w:type="dxa"/>
          </w:tcPr>
          <w:p w14:paraId="33B824A4" w14:textId="77777777" w:rsidR="00DD40BD" w:rsidRPr="00CD241C" w:rsidRDefault="00DD40BD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N/A</w:t>
            </w:r>
          </w:p>
        </w:tc>
        <w:tc>
          <w:tcPr>
            <w:tcW w:w="909" w:type="dxa"/>
          </w:tcPr>
          <w:p w14:paraId="3A62713C" w14:textId="77777777" w:rsidR="00DD40BD" w:rsidRPr="00E63EE6" w:rsidRDefault="00DD40BD">
            <w:pPr>
              <w:rPr>
                <w:sz w:val="18"/>
                <w:szCs w:val="18"/>
              </w:rPr>
            </w:pPr>
            <w:r w:rsidRPr="00E63EE6">
              <w:rPr>
                <w:sz w:val="18"/>
                <w:szCs w:val="18"/>
              </w:rPr>
              <w:t xml:space="preserve">Yes </w:t>
            </w:r>
          </w:p>
        </w:tc>
        <w:tc>
          <w:tcPr>
            <w:tcW w:w="2773" w:type="dxa"/>
          </w:tcPr>
          <w:p w14:paraId="6D9ED37A" w14:textId="38A99C3A" w:rsidR="00DD40BD" w:rsidRDefault="004F34B1">
            <w:r w:rsidRPr="005B0ACF">
              <w:rPr>
                <w:sz w:val="18"/>
                <w:szCs w:val="18"/>
              </w:rPr>
              <w:t>1.08-</w:t>
            </w:r>
            <w:r>
              <w:rPr>
                <w:sz w:val="18"/>
                <w:szCs w:val="18"/>
              </w:rPr>
              <w:t>0.</w:t>
            </w:r>
            <w:r w:rsidRPr="005B0ACF">
              <w:rPr>
                <w:sz w:val="18"/>
                <w:szCs w:val="18"/>
              </w:rPr>
              <w:t>6343</w:t>
            </w:r>
            <w:r>
              <w:rPr>
                <w:sz w:val="18"/>
                <w:szCs w:val="18"/>
              </w:rPr>
              <w:t xml:space="preserve"> </w:t>
            </w:r>
            <w:r w:rsidRPr="005B0ACF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0.</w:t>
            </w:r>
            <w:r w:rsidRPr="005B0ACF">
              <w:rPr>
                <w:sz w:val="18"/>
                <w:szCs w:val="18"/>
              </w:rPr>
              <w:t>44</w:t>
            </w:r>
            <w:r>
              <w:rPr>
                <w:sz w:val="18"/>
                <w:szCs w:val="18"/>
              </w:rPr>
              <w:t>57</w:t>
            </w:r>
          </w:p>
        </w:tc>
        <w:tc>
          <w:tcPr>
            <w:tcW w:w="1083" w:type="dxa"/>
          </w:tcPr>
          <w:p w14:paraId="56DA86F8" w14:textId="4760F23B" w:rsidR="00956D53" w:rsidRDefault="00956D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9.21</w:t>
            </w:r>
          </w:p>
        </w:tc>
      </w:tr>
      <w:tr w:rsidR="00DD40BD" w14:paraId="6903BE50" w14:textId="7B4EE489" w:rsidTr="00363A43">
        <w:trPr>
          <w:trHeight w:val="276"/>
        </w:trPr>
        <w:tc>
          <w:tcPr>
            <w:tcW w:w="1129" w:type="dxa"/>
          </w:tcPr>
          <w:p w14:paraId="5602AEF7" w14:textId="77777777" w:rsidR="00DD40BD" w:rsidRDefault="00DD40BD">
            <w:r w:rsidRPr="00E36CDE">
              <w:rPr>
                <w:sz w:val="18"/>
                <w:szCs w:val="18"/>
              </w:rPr>
              <w:t>Gas Model</w:t>
            </w:r>
          </w:p>
        </w:tc>
        <w:tc>
          <w:tcPr>
            <w:tcW w:w="1676" w:type="dxa"/>
          </w:tcPr>
          <w:p w14:paraId="3FFF2C39" w14:textId="77777777" w:rsidR="00DD40BD" w:rsidRPr="00CD241C" w:rsidRDefault="00DD40BD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N/A</w:t>
            </w:r>
          </w:p>
        </w:tc>
        <w:tc>
          <w:tcPr>
            <w:tcW w:w="1446" w:type="dxa"/>
          </w:tcPr>
          <w:p w14:paraId="3B505AA1" w14:textId="77777777" w:rsidR="00DD40BD" w:rsidRPr="00CD241C" w:rsidRDefault="00DD40BD">
            <w:pPr>
              <w:rPr>
                <w:sz w:val="18"/>
                <w:szCs w:val="18"/>
              </w:rPr>
            </w:pPr>
            <w:r w:rsidRPr="00CD241C">
              <w:rPr>
                <w:sz w:val="18"/>
                <w:szCs w:val="18"/>
              </w:rPr>
              <w:t>Yes</w:t>
            </w:r>
          </w:p>
        </w:tc>
        <w:tc>
          <w:tcPr>
            <w:tcW w:w="909" w:type="dxa"/>
          </w:tcPr>
          <w:p w14:paraId="14B196C0" w14:textId="77777777" w:rsidR="00DD40BD" w:rsidRPr="00E63EE6" w:rsidRDefault="00DD40BD">
            <w:pPr>
              <w:rPr>
                <w:sz w:val="18"/>
                <w:szCs w:val="18"/>
              </w:rPr>
            </w:pPr>
            <w:r w:rsidRPr="00E63EE6">
              <w:rPr>
                <w:sz w:val="18"/>
                <w:szCs w:val="18"/>
              </w:rPr>
              <w:t>Yes</w:t>
            </w:r>
          </w:p>
        </w:tc>
        <w:tc>
          <w:tcPr>
            <w:tcW w:w="2773" w:type="dxa"/>
          </w:tcPr>
          <w:p w14:paraId="7BF1096E" w14:textId="7CABA3F0" w:rsidR="00DD40BD" w:rsidRDefault="004F34B1">
            <w:r>
              <w:rPr>
                <w:sz w:val="18"/>
                <w:szCs w:val="18"/>
              </w:rPr>
              <w:t>0.</w:t>
            </w:r>
            <w:r w:rsidRPr="00D93C8D">
              <w:rPr>
                <w:sz w:val="18"/>
                <w:szCs w:val="18"/>
              </w:rPr>
              <w:t>1486-</w:t>
            </w:r>
            <w:r>
              <w:rPr>
                <w:sz w:val="18"/>
                <w:szCs w:val="18"/>
              </w:rPr>
              <w:t>0.0</w:t>
            </w:r>
            <w:r w:rsidRPr="00D93C8D">
              <w:rPr>
                <w:sz w:val="18"/>
                <w:szCs w:val="18"/>
              </w:rPr>
              <w:t>82</w:t>
            </w:r>
            <w:r>
              <w:rPr>
                <w:sz w:val="18"/>
                <w:szCs w:val="18"/>
              </w:rPr>
              <w:t xml:space="preserve"> </w:t>
            </w:r>
            <w:r w:rsidRPr="00D93C8D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0.0</w:t>
            </w:r>
            <w:r w:rsidRPr="00D93C8D">
              <w:rPr>
                <w:sz w:val="18"/>
                <w:szCs w:val="18"/>
              </w:rPr>
              <w:t>666</w:t>
            </w:r>
          </w:p>
        </w:tc>
        <w:tc>
          <w:tcPr>
            <w:tcW w:w="1083" w:type="dxa"/>
          </w:tcPr>
          <w:p w14:paraId="6ACC2BD9" w14:textId="512146A8" w:rsidR="004F34B1" w:rsidRDefault="004F34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14:paraId="31518164" w14:textId="6BE946E3" w:rsidR="008A4CE1" w:rsidRDefault="00715053" w:rsidP="007C16F0">
      <w:pPr>
        <w:keepNext/>
      </w:pPr>
      <w:r>
        <w:t>Like</w:t>
      </w:r>
      <w:r w:rsidR="000B5EDB">
        <w:t xml:space="preserve"> </w:t>
      </w:r>
      <w:r w:rsidR="00462E4E">
        <w:t>the cost model</w:t>
      </w:r>
      <w:r w:rsidR="000B5EDB">
        <w:t xml:space="preserve">, </w:t>
      </w:r>
      <w:r w:rsidR="00665D55">
        <w:t>Figures</w:t>
      </w:r>
      <w:r w:rsidR="00004BE7">
        <w:t xml:space="preserve"> </w:t>
      </w:r>
      <w:r w:rsidR="009A4F2B">
        <w:t>2</w:t>
      </w:r>
      <w:r w:rsidR="00004BE7">
        <w:t xml:space="preserve"> </w:t>
      </w:r>
      <w:r w:rsidR="00462E4E">
        <w:t>&amp;</w:t>
      </w:r>
      <w:r w:rsidR="00004BE7">
        <w:t xml:space="preserve"> </w:t>
      </w:r>
      <w:r w:rsidR="009A4F2B">
        <w:t>3</w:t>
      </w:r>
      <w:r w:rsidR="00004BE7">
        <w:t xml:space="preserve"> exhibit</w:t>
      </w:r>
      <w:r w:rsidR="00802C3F">
        <w:t xml:space="preserve"> correct behaviour for carbon </w:t>
      </w:r>
      <w:r w:rsidR="00665D55">
        <w:t xml:space="preserve">emission </w:t>
      </w:r>
      <w:r w:rsidR="00802C3F">
        <w:t>optimisation</w:t>
      </w:r>
      <w:r w:rsidR="00444A15">
        <w:t xml:space="preserve"> where the HH limits are respected</w:t>
      </w:r>
      <w:r w:rsidR="7BDE0C55">
        <w:t>,</w:t>
      </w:r>
      <w:r w:rsidR="00444A15">
        <w:t xml:space="preserve"> and </w:t>
      </w:r>
      <w:r w:rsidR="008E7B71">
        <w:t xml:space="preserve">demand is invested when the </w:t>
      </w:r>
      <w:r w:rsidR="00F67879">
        <w:t>carbon intensity is lowest.</w:t>
      </w:r>
    </w:p>
    <w:p w14:paraId="79677D91" w14:textId="45FD3FB7" w:rsidR="007C16F0" w:rsidRDefault="00FB5542" w:rsidP="007C16F0">
      <w:pPr>
        <w:keepNext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2F5D40B3" wp14:editId="20C031D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830195" cy="2042160"/>
            <wp:effectExtent l="0" t="0" r="8255" b="0"/>
            <wp:wrapNone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t="2515" b="1276"/>
                    <a:stretch/>
                  </pic:blipFill>
                  <pic:spPr bwMode="auto">
                    <a:xfrm>
                      <a:off x="0" y="0"/>
                      <a:ext cx="283019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1" locked="0" layoutInCell="1" allowOverlap="1" wp14:anchorId="76AB4D01" wp14:editId="5E29EF85">
            <wp:simplePos x="0" y="0"/>
            <wp:positionH relativeFrom="margin">
              <wp:align>left</wp:align>
            </wp:positionH>
            <wp:positionV relativeFrom="paragraph">
              <wp:posOffset>5862</wp:posOffset>
            </wp:positionV>
            <wp:extent cx="2696845" cy="2041525"/>
            <wp:effectExtent l="0" t="0" r="8255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l="3668" t="2717" r="1025" b="1074"/>
                    <a:stretch/>
                  </pic:blipFill>
                  <pic:spPr bwMode="auto">
                    <a:xfrm>
                      <a:off x="0" y="0"/>
                      <a:ext cx="269684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8C0104" w14:textId="1496B44D" w:rsidR="00694D37" w:rsidRDefault="00694D37" w:rsidP="00DD40BD"/>
    <w:p w14:paraId="7E5C7E03" w14:textId="4E82F082" w:rsidR="00694D37" w:rsidRDefault="00694D37" w:rsidP="00DD40BD"/>
    <w:p w14:paraId="71864EFC" w14:textId="77777777" w:rsidR="00694D37" w:rsidRDefault="00694D37" w:rsidP="00DD40BD"/>
    <w:p w14:paraId="00ACD70D" w14:textId="29ADB13A" w:rsidR="00694D37" w:rsidRDefault="00694D37" w:rsidP="00DD40BD"/>
    <w:p w14:paraId="27C82FB6" w14:textId="559E6032" w:rsidR="00694D37" w:rsidRDefault="00694D37" w:rsidP="00DD40BD"/>
    <w:p w14:paraId="01B97438" w14:textId="682A15A0" w:rsidR="00694D37" w:rsidRDefault="00694D37" w:rsidP="00DD40BD"/>
    <w:p w14:paraId="3039EFD6" w14:textId="318C7B8F" w:rsidR="006435A1" w:rsidRDefault="00FB5542" w:rsidP="00DD40BD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957104B" wp14:editId="756CEE05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605780" cy="238760"/>
                <wp:effectExtent l="0" t="0" r="0" b="0"/>
                <wp:wrapNone/>
                <wp:docPr id="978083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78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EC558" w14:textId="577158B5" w:rsidR="006435A1" w:rsidRDefault="006435A1" w:rsidP="006435A1">
                            <w:pPr>
                              <w:pStyle w:val="Caption"/>
                            </w:pPr>
                            <w:r>
                              <w:t xml:space="preserve">           Figure 2: Optimising electricity carbon emissions                               Figure 3: Optimising gas carbon intensity</w:t>
                            </w:r>
                          </w:p>
                          <w:p w14:paraId="7856A43F" w14:textId="77777777" w:rsidR="006435A1" w:rsidRDefault="006435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7104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.55pt;width:441.4pt;height:18.8pt;z-index:2516582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" filled="f" stroked="f" strokeweight=".5pt">
                <v:textbox>
                  <w:txbxContent>
                    <w:p w14:paraId="237EC558" w14:textId="577158B5" w:rsidR="006435A1" w:rsidRDefault="006435A1" w:rsidP="006435A1">
                      <w:pPr>
                        <w:pStyle w:val="Caption"/>
                      </w:pPr>
                      <w:r>
                        <w:t xml:space="preserve">           Figure 2: Optimising electricity carbon emissions                               Figure 3: Optimising gas carbon intensity</w:t>
                      </w:r>
                    </w:p>
                    <w:p w14:paraId="7856A43F" w14:textId="77777777" w:rsidR="006435A1" w:rsidRDefault="006435A1"/>
                  </w:txbxContent>
                </v:textbox>
                <w10:wrap anchorx="margin"/>
              </v:shape>
            </w:pict>
          </mc:Fallback>
        </mc:AlternateContent>
      </w:r>
    </w:p>
    <w:p w14:paraId="78218504" w14:textId="28ADD7BB" w:rsidR="00FE7B58" w:rsidRPr="00DD40BD" w:rsidRDefault="00F56950" w:rsidP="00DD40BD">
      <w:r>
        <w:t xml:space="preserve">Although optimal, </w:t>
      </w:r>
      <w:r w:rsidR="00561978">
        <w:t xml:space="preserve">these solutions </w:t>
      </w:r>
      <w:r w:rsidR="00BD4882">
        <w:t>are</w:t>
      </w:r>
      <w:r w:rsidR="00561978">
        <w:t xml:space="preserve"> </w:t>
      </w:r>
      <w:r w:rsidR="009832ED">
        <w:t>im</w:t>
      </w:r>
      <w:r w:rsidR="003B42C3">
        <w:t>practical</w:t>
      </w:r>
      <w:r w:rsidR="00561978">
        <w:t xml:space="preserve"> </w:t>
      </w:r>
      <w:r w:rsidR="004E0B16">
        <w:t xml:space="preserve">due to </w:t>
      </w:r>
      <w:r w:rsidR="00B272D8">
        <w:t xml:space="preserve">their </w:t>
      </w:r>
      <w:r w:rsidR="00DC7426">
        <w:t>inconsistency with load tre</w:t>
      </w:r>
      <w:r w:rsidR="0031400E">
        <w:t xml:space="preserve">nds driven by </w:t>
      </w:r>
      <w:r w:rsidR="001F7D3F">
        <w:t>the daily routines of consumers.</w:t>
      </w:r>
      <w:r w:rsidR="00A5173D">
        <w:t xml:space="preserve"> </w:t>
      </w:r>
      <w:r w:rsidR="006B149B">
        <w:t xml:space="preserve">These trends heavily constrain a relaxed model </w:t>
      </w:r>
      <w:r w:rsidR="00003680">
        <w:t xml:space="preserve">since consumers </w:t>
      </w:r>
      <w:r w:rsidR="59331F77">
        <w:t xml:space="preserve">will likely </w:t>
      </w:r>
      <w:r w:rsidR="00E32007">
        <w:t>opt</w:t>
      </w:r>
      <w:r w:rsidR="00003680">
        <w:t xml:space="preserve"> </w:t>
      </w:r>
      <w:r w:rsidR="00BB7292">
        <w:t>to maintain their schedules with minimal deviation.</w:t>
      </w:r>
    </w:p>
    <w:p w14:paraId="034D57DB" w14:textId="52A5226E" w:rsidR="00E24524" w:rsidRPr="00E24524" w:rsidRDefault="005E56D2" w:rsidP="00E24524">
      <w:pPr>
        <w:pStyle w:val="Heading1"/>
      </w:pPr>
      <w:r>
        <w:lastRenderedPageBreak/>
        <w:t xml:space="preserve">Modelling </w:t>
      </w:r>
      <w:r w:rsidR="00A1008B">
        <w:t>R</w:t>
      </w:r>
      <w:r>
        <w:t>eality with Demand Response</w:t>
      </w:r>
    </w:p>
    <w:p w14:paraId="378E616B" w14:textId="7709361E" w:rsidR="002139A3" w:rsidRPr="002139A3" w:rsidRDefault="000154C0" w:rsidP="002139A3">
      <w:r>
        <w:t>Incorporating demand response mathematically involves the addition of the following constraint</w:t>
      </w:r>
      <w:r w:rsidR="006C679D">
        <w:t>:</w:t>
      </w:r>
    </w:p>
    <w:p w14:paraId="18C1989B" w14:textId="0436B60A" w:rsidR="004A7F8B" w:rsidRPr="004A7F8B" w:rsidRDefault="00F0745B" w:rsidP="00F0745B">
      <w:pPr>
        <w:ind w:left="2160" w:firstLine="720"/>
        <w:jc w:val="center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1-λ</m:t>
            </m:r>
          </m:e>
        </m:d>
        <m:r>
          <w:rPr>
            <w:rFonts w:ascii="Cambria Math" w:hAnsi="Cambria Math"/>
          </w:rPr>
          <m:t xml:space="preserve">≤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acc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1+λ</m:t>
            </m:r>
          </m:e>
        </m:d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(4a)</w:t>
      </w:r>
    </w:p>
    <w:p w14:paraId="684AB2EF" w14:textId="1E6C0811" w:rsidR="00E30AC7" w:rsidRPr="004A7F8B" w:rsidRDefault="0000145D" w:rsidP="002139A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λ</m:t>
        </m:r>
      </m:oMath>
      <w:r w:rsidR="00E30AC7">
        <w:rPr>
          <w:rFonts w:eastAsiaTheme="minorEastAsia"/>
        </w:rPr>
        <w:t xml:space="preserve"> is a real number between </w:t>
      </w:r>
      <w:r w:rsidR="00E32007">
        <w:rPr>
          <w:rFonts w:eastAsiaTheme="minorEastAsia"/>
        </w:rPr>
        <w:t>0</w:t>
      </w:r>
      <w:r w:rsidR="00E30AC7">
        <w:rPr>
          <w:rFonts w:eastAsiaTheme="minorEastAsia"/>
        </w:rPr>
        <w:t xml:space="preserve"> and </w:t>
      </w:r>
      <w:r w:rsidR="00E32007">
        <w:rPr>
          <w:rFonts w:eastAsiaTheme="minorEastAsia"/>
        </w:rPr>
        <w:t>1</w:t>
      </w:r>
      <w:r w:rsidR="00E30AC7">
        <w:rPr>
          <w:rFonts w:eastAsiaTheme="minorEastAsia"/>
        </w:rPr>
        <w:t>, which models the degree of flexibility</w:t>
      </w:r>
      <w:r w:rsidR="00EB45AC">
        <w:rPr>
          <w:rFonts w:eastAsiaTheme="minorEastAsia"/>
        </w:rPr>
        <w:t xml:space="preserve"> the customer is willing to deviate from nominal use</w:t>
      </w:r>
      <w:r w:rsidR="009054A3">
        <w:rPr>
          <w:rFonts w:eastAsiaTheme="minorEastAsia"/>
        </w:rPr>
        <w:t xml:space="preserve">. </w:t>
      </w:r>
      <w:r w:rsidR="002B4E26"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λ</m:t>
        </m:r>
      </m:oMath>
      <w:r w:rsidR="002B4E26">
        <w:rPr>
          <w:rFonts w:eastAsiaTheme="minorEastAsia"/>
        </w:rPr>
        <w:t xml:space="preserve"> approaches </w:t>
      </w:r>
      <w:r w:rsidR="0017110D">
        <w:rPr>
          <w:rFonts w:eastAsiaTheme="minorEastAsia"/>
        </w:rPr>
        <w:t xml:space="preserve">1, the problem </w:t>
      </w:r>
      <w:r w:rsidR="00EC2F7F">
        <w:rPr>
          <w:rFonts w:eastAsiaTheme="minorEastAsia"/>
        </w:rPr>
        <w:t>converges towards</w:t>
      </w:r>
      <w:r w:rsidR="0017110D">
        <w:rPr>
          <w:rFonts w:eastAsiaTheme="minorEastAsia"/>
        </w:rPr>
        <w:t xml:space="preserve"> the relaxed </w:t>
      </w:r>
      <w:r w:rsidR="00CB3F57">
        <w:rPr>
          <w:rFonts w:eastAsiaTheme="minorEastAsia"/>
        </w:rPr>
        <w:t>formulation of (1).</w:t>
      </w:r>
      <w:r w:rsidR="009E56E5">
        <w:rPr>
          <w:rFonts w:eastAsiaTheme="minorEastAsia"/>
        </w:rPr>
        <w:t xml:space="preserve"> In this example</w:t>
      </w:r>
      <w:r w:rsidR="0021119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λ∈{0.05, 0.1, 0.25, 0.5}</m:t>
        </m:r>
      </m:oMath>
      <w:r w:rsidR="00D47BB0">
        <w:rPr>
          <w:rFonts w:eastAsiaTheme="minorEastAsia"/>
        </w:rPr>
        <w:t>.</w:t>
      </w:r>
    </w:p>
    <w:p w14:paraId="5A6ED389" w14:textId="0405F0FF" w:rsidR="00E24524" w:rsidRPr="00E24524" w:rsidRDefault="007515E8" w:rsidP="00DC08BA">
      <w:pPr>
        <w:pStyle w:val="Heading2"/>
      </w:pPr>
      <w:r>
        <w:t>Test and Results</w:t>
      </w:r>
    </w:p>
    <w:p w14:paraId="250E0D20" w14:textId="246D56F6" w:rsidR="6AD7C601" w:rsidRDefault="00B7775F" w:rsidP="00D53B8C">
      <w:pPr>
        <w:jc w:val="both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414FDD14" wp14:editId="62507758">
            <wp:simplePos x="0" y="0"/>
            <wp:positionH relativeFrom="margin">
              <wp:posOffset>2950577</wp:posOffset>
            </wp:positionH>
            <wp:positionV relativeFrom="margin">
              <wp:posOffset>2748048</wp:posOffset>
            </wp:positionV>
            <wp:extent cx="2829560" cy="2040890"/>
            <wp:effectExtent l="0" t="0" r="0" b="0"/>
            <wp:wrapSquare wrapText="bothSides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2621" b="1145"/>
                    <a:stretch/>
                  </pic:blipFill>
                  <pic:spPr bwMode="auto">
                    <a:xfrm>
                      <a:off x="0" y="0"/>
                      <a:ext cx="2829560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71094C2C">
        <w:t xml:space="preserve">Increasing the demand response optimises costs for customers by shifting </w:t>
      </w:r>
      <w:r w:rsidR="541E9CA0">
        <w:t>peaks</w:t>
      </w:r>
      <w:r w:rsidR="71094C2C">
        <w:t xml:space="preserve"> to low demand areas</w:t>
      </w:r>
      <w:r w:rsidR="20BE0B07">
        <w:t>. However, as Figure 5 sho</w:t>
      </w:r>
      <w:r w:rsidR="75708A5A">
        <w:t>ws through the demand peak at 22:00, this neglects the availability of renewable</w:t>
      </w:r>
      <w:r w:rsidR="1E089D6E">
        <w:t xml:space="preserve">s and thus carbon intensity </w:t>
      </w:r>
      <w:r w:rsidR="67AFE4D8">
        <w:t xml:space="preserve">(Figure 2) </w:t>
      </w:r>
      <w:r w:rsidR="1E089D6E">
        <w:t xml:space="preserve">since </w:t>
      </w:r>
      <w:r w:rsidR="000A08EE">
        <w:t>photovoltaic</w:t>
      </w:r>
      <w:r w:rsidR="1E089D6E">
        <w:t xml:space="preserve"> sources will be limited at this time.</w:t>
      </w:r>
      <w:r w:rsidR="16252C36">
        <w:t xml:space="preserve"> </w:t>
      </w:r>
      <w:r w:rsidR="4F3D3828">
        <w:t>Additionally, this new</w:t>
      </w:r>
      <w:r w:rsidR="00D53B8C">
        <w:t xml:space="preserve"> global maximum</w:t>
      </w:r>
      <w:r w:rsidR="4F3D3828">
        <w:t xml:space="preserve"> ‘spike’ </w:t>
      </w:r>
      <w:r w:rsidR="42A4A82E">
        <w:t xml:space="preserve">may be problematic </w:t>
      </w:r>
      <w:r w:rsidR="00D53B8C">
        <w:t>for</w:t>
      </w:r>
      <w:r w:rsidR="42A4A82E">
        <w:t xml:space="preserve"> faults and grid stability.</w:t>
      </w:r>
      <w:r w:rsidR="4F3D3828">
        <w:t xml:space="preserve"> </w:t>
      </w:r>
      <w:r w:rsidR="16252C36">
        <w:t>This emphasises the challenges of optimising cost and carbon intensity for network regulators.</w:t>
      </w:r>
    </w:p>
    <w:tbl>
      <w:tblPr>
        <w:tblStyle w:val="TableGrid"/>
        <w:tblpPr w:leftFromText="180" w:rightFromText="180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2344"/>
        <w:gridCol w:w="2157"/>
      </w:tblGrid>
      <w:tr w:rsidR="0025473D" w14:paraId="7C8B09C7" w14:textId="77777777" w:rsidTr="005776A7">
        <w:trPr>
          <w:trHeight w:val="340"/>
        </w:trPr>
        <w:tc>
          <w:tcPr>
            <w:tcW w:w="2344" w:type="dxa"/>
          </w:tcPr>
          <w:p w14:paraId="45CC4145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Flexibility (%)</w:t>
            </w:r>
          </w:p>
        </w:tc>
        <w:tc>
          <w:tcPr>
            <w:tcW w:w="2157" w:type="dxa"/>
          </w:tcPr>
          <w:p w14:paraId="47F0D0E7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Savings (p)</w:t>
            </w:r>
          </w:p>
        </w:tc>
      </w:tr>
      <w:tr w:rsidR="0025473D" w14:paraId="38E947CF" w14:textId="77777777" w:rsidTr="005776A7">
        <w:trPr>
          <w:trHeight w:val="340"/>
        </w:trPr>
        <w:tc>
          <w:tcPr>
            <w:tcW w:w="2344" w:type="dxa"/>
          </w:tcPr>
          <w:p w14:paraId="7D030BA7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0</w:t>
            </w:r>
          </w:p>
        </w:tc>
        <w:tc>
          <w:tcPr>
            <w:tcW w:w="2157" w:type="dxa"/>
          </w:tcPr>
          <w:p w14:paraId="78E30950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25473D" w14:paraId="5EE23FD2" w14:textId="77777777" w:rsidTr="005776A7">
        <w:trPr>
          <w:trHeight w:val="340"/>
        </w:trPr>
        <w:tc>
          <w:tcPr>
            <w:tcW w:w="2344" w:type="dxa"/>
          </w:tcPr>
          <w:p w14:paraId="6874B2E1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5</w:t>
            </w:r>
          </w:p>
        </w:tc>
        <w:tc>
          <w:tcPr>
            <w:tcW w:w="2157" w:type="dxa"/>
          </w:tcPr>
          <w:p w14:paraId="5FFF440B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1.32</w:t>
            </w:r>
          </w:p>
        </w:tc>
      </w:tr>
      <w:tr w:rsidR="0025473D" w14:paraId="3A2B8F39" w14:textId="77777777" w:rsidTr="005776A7">
        <w:trPr>
          <w:trHeight w:val="340"/>
        </w:trPr>
        <w:tc>
          <w:tcPr>
            <w:tcW w:w="2344" w:type="dxa"/>
          </w:tcPr>
          <w:p w14:paraId="28B755B9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10</w:t>
            </w:r>
          </w:p>
        </w:tc>
        <w:tc>
          <w:tcPr>
            <w:tcW w:w="2157" w:type="dxa"/>
          </w:tcPr>
          <w:p w14:paraId="1C606C68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2.64</w:t>
            </w:r>
          </w:p>
        </w:tc>
      </w:tr>
      <w:tr w:rsidR="0025473D" w14:paraId="1D2E10DC" w14:textId="77777777" w:rsidTr="005776A7">
        <w:trPr>
          <w:trHeight w:val="340"/>
        </w:trPr>
        <w:tc>
          <w:tcPr>
            <w:tcW w:w="2344" w:type="dxa"/>
          </w:tcPr>
          <w:p w14:paraId="34225573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25</w:t>
            </w:r>
          </w:p>
        </w:tc>
        <w:tc>
          <w:tcPr>
            <w:tcW w:w="2157" w:type="dxa"/>
          </w:tcPr>
          <w:p w14:paraId="2434EB28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6.61</w:t>
            </w:r>
          </w:p>
        </w:tc>
      </w:tr>
      <w:tr w:rsidR="0025473D" w14:paraId="7B6A803B" w14:textId="77777777" w:rsidTr="005776A7">
        <w:trPr>
          <w:trHeight w:val="340"/>
        </w:trPr>
        <w:tc>
          <w:tcPr>
            <w:tcW w:w="2344" w:type="dxa"/>
          </w:tcPr>
          <w:p w14:paraId="0B498BA9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 w:rsidRPr="00484504">
              <w:rPr>
                <w:sz w:val="18"/>
                <w:szCs w:val="18"/>
              </w:rPr>
              <w:t>50</w:t>
            </w:r>
          </w:p>
        </w:tc>
        <w:tc>
          <w:tcPr>
            <w:tcW w:w="2157" w:type="dxa"/>
          </w:tcPr>
          <w:p w14:paraId="1F7F8DAA" w14:textId="77777777" w:rsidR="0025473D" w:rsidRPr="00484504" w:rsidRDefault="0025473D" w:rsidP="002547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13.21</w:t>
            </w:r>
          </w:p>
        </w:tc>
      </w:tr>
    </w:tbl>
    <w:p w14:paraId="0D376ACB" w14:textId="67D07242" w:rsidR="00FB5542" w:rsidRDefault="00FC38CD" w:rsidP="00FB5542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impacts of flexibility</w:t>
      </w:r>
    </w:p>
    <w:p w14:paraId="60C81F2C" w14:textId="2CE5A6BE" w:rsidR="00B7775F" w:rsidRDefault="00B7775F" w:rsidP="00BC488B">
      <w:pPr>
        <w:pStyle w:val="Heading1"/>
      </w:pPr>
    </w:p>
    <w:p w14:paraId="506A3D42" w14:textId="7EE98CB6" w:rsidR="00BC488B" w:rsidRDefault="00040CA7" w:rsidP="00BC488B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89AA9A0" wp14:editId="58645288">
                <wp:simplePos x="0" y="0"/>
                <wp:positionH relativeFrom="margin">
                  <wp:posOffset>3504637</wp:posOffset>
                </wp:positionH>
                <wp:positionV relativeFrom="paragraph">
                  <wp:posOffset>67599</wp:posOffset>
                </wp:positionV>
                <wp:extent cx="2087880" cy="170180"/>
                <wp:effectExtent l="0" t="0" r="7620" b="127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BD86EE" w14:textId="77777777" w:rsidR="000A6811" w:rsidRPr="005A13AB" w:rsidRDefault="000A6811" w:rsidP="000A6811">
                            <w:pPr>
                              <w:pStyle w:val="Caption"/>
                              <w:rPr>
                                <w:noProof/>
                                <w:color w:val="1482AC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Electricity demand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A9A0" id="Text Box 10" o:spid="_x0000_s1027" type="#_x0000_t202" style="position:absolute;margin-left:275.95pt;margin-top:5.3pt;width:164.4pt;height:13.4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" filled="f" stroked="f">
                <v:textbox inset="0,0,0,0">
                  <w:txbxContent>
                    <w:p w14:paraId="46BD86EE" w14:textId="77777777" w:rsidR="000A6811" w:rsidRPr="005A13AB" w:rsidRDefault="000A6811" w:rsidP="000A6811">
                      <w:pPr>
                        <w:pStyle w:val="Caption"/>
                        <w:rPr>
                          <w:noProof/>
                          <w:color w:val="1482AC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Electricity demand 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039B">
        <w:t>Discussion</w:t>
      </w:r>
    </w:p>
    <w:p w14:paraId="237C9EEC" w14:textId="79D864CD" w:rsidR="00B7775F" w:rsidRDefault="0046423C" w:rsidP="00A665EC">
      <w:pPr>
        <w:jc w:val="both"/>
      </w:pPr>
      <w:r>
        <w:t>With</w:t>
      </w:r>
      <w:r w:rsidR="00515C42">
        <w:t xml:space="preserve"> the UK push</w:t>
      </w:r>
      <w:r>
        <w:t>ing</w:t>
      </w:r>
      <w:r w:rsidR="00515C42">
        <w:t xml:space="preserve"> towards </w:t>
      </w:r>
      <w:r w:rsidR="00EA1187">
        <w:t>its</w:t>
      </w:r>
      <w:r w:rsidR="00515C42">
        <w:t xml:space="preserve"> Net-Zero goals</w:t>
      </w:r>
      <w:r w:rsidR="00767291">
        <w:t>,</w:t>
      </w:r>
      <w:r w:rsidR="00515C42">
        <w:t xml:space="preserve"> an increasing number of things are becoming electrified</w:t>
      </w:r>
      <w:r w:rsidR="00304B73">
        <w:t xml:space="preserve"> such as</w:t>
      </w:r>
      <w:r w:rsidR="00515C42">
        <w:t xml:space="preserve"> heating, cars and household appliances</w:t>
      </w:r>
      <w:r w:rsidR="00085883">
        <w:t>.</w:t>
      </w:r>
      <w:r>
        <w:t xml:space="preserve"> As </w:t>
      </w:r>
      <w:r w:rsidR="00515C42">
        <w:t xml:space="preserve">generation </w:t>
      </w:r>
      <w:r w:rsidR="00B77618">
        <w:t>tends</w:t>
      </w:r>
      <w:r w:rsidR="00515C42">
        <w:t xml:space="preserve"> towards localised, intermittent, renewable alternatives there is becoming a large discrepancy between supply and demand</w:t>
      </w:r>
      <w:r w:rsidR="00EE4C2F">
        <w:t>,</w:t>
      </w:r>
      <w:r w:rsidR="00515C42">
        <w:t xml:space="preserve"> especially at peak times. </w:t>
      </w:r>
      <w:r w:rsidR="00363D5A">
        <w:t>I</w:t>
      </w:r>
      <w:r w:rsidR="00515C42">
        <w:t xml:space="preserve">t will be crucial for customers to be more flexible in their electricity usage to </w:t>
      </w:r>
      <w:r w:rsidR="00A67D1F">
        <w:t>compensate</w:t>
      </w:r>
      <w:r w:rsidR="00515C42">
        <w:t xml:space="preserve"> for this mismatch in supply and demand. Customers shifting their usage to times of less demand allow</w:t>
      </w:r>
      <w:r w:rsidR="00363D5A">
        <w:t>s</w:t>
      </w:r>
      <w:r w:rsidR="00515C42">
        <w:t xml:space="preserve"> them to </w:t>
      </w:r>
      <w:r w:rsidR="006A217A">
        <w:t xml:space="preserve">reduce </w:t>
      </w:r>
      <w:r w:rsidR="00515C42">
        <w:t xml:space="preserve">their carbon footprint and </w:t>
      </w:r>
      <w:r w:rsidR="006A217A">
        <w:t>save</w:t>
      </w:r>
      <w:r w:rsidR="00515C42">
        <w:t xml:space="preserve"> </w:t>
      </w:r>
      <w:r w:rsidR="00F27CDB">
        <w:t>money</w:t>
      </w:r>
      <w:r w:rsidR="00515C42">
        <w:t xml:space="preserve"> as there is a correlation between electricity price and carbon intensity. This </w:t>
      </w:r>
      <w:r w:rsidR="00F27CDB">
        <w:t>is evidenced in</w:t>
      </w:r>
      <w:r w:rsidR="00F855BD">
        <w:t xml:space="preserve"> </w:t>
      </w:r>
      <w:r w:rsidR="00515C42">
        <w:t>Table 2</w:t>
      </w:r>
      <w:r w:rsidR="00F27CDB">
        <w:t>,</w:t>
      </w:r>
      <w:r w:rsidR="00515C42">
        <w:t xml:space="preserve"> where optimising for carbon intensity yields savings of 9.2 </w:t>
      </w:r>
      <w:r w:rsidR="00FD0EF2">
        <w:t>p</w:t>
      </w:r>
      <w:r w:rsidR="00515C42">
        <w:t>. This is because renewable energy</w:t>
      </w:r>
      <w:r w:rsidR="000C292E">
        <w:t>,</w:t>
      </w:r>
      <w:r w:rsidR="00515C42">
        <w:t xml:space="preserve"> aside from the costs of infrastructure and operation</w:t>
      </w:r>
      <w:r w:rsidR="000C292E">
        <w:t>,</w:t>
      </w:r>
      <w:r w:rsidR="00515C42">
        <w:t xml:space="preserve"> is free. Figures 2 and 3 do not fully </w:t>
      </w:r>
      <w:r w:rsidR="00FF445E">
        <w:t>support</w:t>
      </w:r>
      <w:r w:rsidR="00515C42">
        <w:t xml:space="preserve"> the </w:t>
      </w:r>
      <w:r w:rsidR="00FF445E">
        <w:t xml:space="preserve">general </w:t>
      </w:r>
      <w:r w:rsidR="00515C42">
        <w:t>correlation</w:t>
      </w:r>
      <w:r w:rsidR="00FF445E">
        <w:t xml:space="preserve"> trend</w:t>
      </w:r>
      <w:r w:rsidR="00515C42">
        <w:t xml:space="preserve"> between carbon intensity and cost of electricity. This could be because weather is non-deterministic and there is only a </w:t>
      </w:r>
      <w:r w:rsidR="00D94140">
        <w:t>one-day</w:t>
      </w:r>
      <w:r w:rsidR="00515C42">
        <w:t xml:space="preserve"> sample size</w:t>
      </w:r>
      <w:r w:rsidR="00A541D8">
        <w:t>, motivating a case for future study</w:t>
      </w:r>
      <w:r w:rsidR="00D53B8C">
        <w:t>.</w:t>
      </w:r>
    </w:p>
    <w:p w14:paraId="06264A2D" w14:textId="2DAE702F" w:rsidR="005D32CC" w:rsidRPr="00942E59" w:rsidRDefault="005D32CC" w:rsidP="005D32CC">
      <w:pPr>
        <w:pStyle w:val="Heading1"/>
        <w:rPr>
          <w:b w:val="0"/>
        </w:rPr>
      </w:pPr>
      <w:r w:rsidRPr="00D53B8C">
        <w:rPr>
          <w:b w:val="0"/>
        </w:rPr>
        <w:t>References</w:t>
      </w:r>
    </w:p>
    <w:p w14:paraId="68E7183B" w14:textId="77777777" w:rsidR="00FB5542" w:rsidRDefault="00F42156" w:rsidP="646C3343">
      <w:pPr>
        <w:rPr>
          <w:lang w:eastAsia="en-GB"/>
        </w:rPr>
      </w:pPr>
      <w:r>
        <w:t>[1]</w:t>
      </w:r>
      <w:r w:rsidR="00F67500" w:rsidRPr="00F67500">
        <w:t xml:space="preserve"> </w:t>
      </w:r>
      <w:r w:rsidR="00F6750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F67500" w:rsidRPr="00F67500">
        <w:rPr>
          <w:lang w:eastAsia="en-GB"/>
        </w:rPr>
        <w:t xml:space="preserve">W. A. Bukhsh, C. Zhang, and P. Pinson, “An Integrated Multiperiod OPF Model With Demand Response and Renewable Generation Uncertainty,” IEEE Transactions on Smart Grid, vol. 7, no. 3, pp. </w:t>
      </w:r>
      <w:r w:rsidR="00F67500" w:rsidRPr="0942B7B7">
        <w:rPr>
          <w:lang w:eastAsia="en-GB"/>
        </w:rPr>
        <w:t xml:space="preserve">1495–1503, May 2016, doi: </w:t>
      </w:r>
      <w:hyperlink r:id="rId16">
        <w:r w:rsidR="00F67500" w:rsidRPr="0942B7B7">
          <w:rPr>
            <w:rStyle w:val="Hyperlink"/>
            <w:lang w:eastAsia="en-GB"/>
          </w:rPr>
          <w:t>https://doi.org/10.1109/tsg.2015.2502723</w:t>
        </w:r>
      </w:hyperlink>
      <w:r w:rsidR="00703F52">
        <w:rPr>
          <w:lang w:eastAsia="en-GB"/>
        </w:rPr>
        <w:t xml:space="preserve">, </w:t>
      </w:r>
    </w:p>
    <w:p w14:paraId="2A72D4EC" w14:textId="67419FCE" w:rsidR="002660F9" w:rsidRPr="00495278" w:rsidRDefault="00703F52" w:rsidP="232174D2"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[</w:t>
      </w:r>
      <w:r w:rsidR="0922EDC1" w:rsidRPr="1A2E4C13">
        <w:rPr>
          <w:lang w:eastAsia="en-GB"/>
        </w:rPr>
        <w:t>2</w:t>
      </w:r>
      <w:r w:rsidR="00656094">
        <w:rPr>
          <w:lang w:eastAsia="en-GB"/>
        </w:rPr>
        <w:t>]</w:t>
      </w:r>
      <w:r w:rsidR="0065609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656094" w:rsidRPr="00495278">
        <w:t>C. Helm and M. Mier, “On the efficient market diffusion of intermittent renewable energies,” Energy Economics, vol. 80, pp. 812–830, May 2019, doi: https://doi.org/10.1016/j.eneco.2019.01.017.</w:t>
      </w:r>
    </w:p>
    <w:sectPr w:rsidR="002660F9" w:rsidRPr="00495278" w:rsidSect="002C6116">
      <w:headerReference w:type="default" r:id="rId17"/>
      <w:footerReference w:type="default" r:id="rId18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3AE4F" w14:textId="77777777" w:rsidR="002C6116" w:rsidRDefault="002C6116" w:rsidP="00946457">
      <w:pPr>
        <w:spacing w:after="0" w:line="240" w:lineRule="auto"/>
      </w:pPr>
      <w:r>
        <w:separator/>
      </w:r>
    </w:p>
  </w:endnote>
  <w:endnote w:type="continuationSeparator" w:id="0">
    <w:p w14:paraId="2ED7D4CA" w14:textId="77777777" w:rsidR="002C6116" w:rsidRDefault="002C6116" w:rsidP="00946457">
      <w:pPr>
        <w:spacing w:after="0" w:line="240" w:lineRule="auto"/>
      </w:pPr>
      <w:r>
        <w:continuationSeparator/>
      </w:r>
    </w:p>
  </w:endnote>
  <w:endnote w:type="continuationNotice" w:id="1">
    <w:p w14:paraId="2A1CA159" w14:textId="77777777" w:rsidR="002C6116" w:rsidRDefault="002C61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7678E" w14:textId="22BDF38D" w:rsidR="00946457" w:rsidRPr="00373100" w:rsidRDefault="00DB5F55" w:rsidP="00DB5F55">
    <w:pPr>
      <w:pStyle w:val="Footer"/>
      <w:tabs>
        <w:tab w:val="clear" w:pos="4513"/>
      </w:tabs>
      <w:rPr>
        <w:b/>
      </w:rPr>
    </w:pPr>
    <w:r w:rsidRPr="00DB5F55">
      <w:rPr>
        <w:b/>
        <w:color w:val="1482AC"/>
      </w:rPr>
      <w:t xml:space="preserve">Group Number </w:t>
    </w:r>
    <w:r w:rsidR="002D37B0">
      <w:rPr>
        <w:b/>
        <w:color w:val="1482AC"/>
      </w:rPr>
      <w:t>69</w:t>
    </w:r>
    <w:r>
      <w:rPr>
        <w:b/>
        <w:color w:val="1482AC"/>
      </w:rPr>
      <w:tab/>
    </w:r>
    <w:r w:rsidR="00946457" w:rsidRPr="00373100">
      <w:rPr>
        <w:b/>
        <w:color w:val="1482AC"/>
      </w:rPr>
      <w:t>313/301 Consultancy, 204 George Street, Glasgow, G1 1XW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C85C0E" w14:textId="77777777" w:rsidR="002C6116" w:rsidRDefault="002C6116" w:rsidP="00946457">
      <w:pPr>
        <w:spacing w:after="0" w:line="240" w:lineRule="auto"/>
      </w:pPr>
      <w:r>
        <w:separator/>
      </w:r>
    </w:p>
  </w:footnote>
  <w:footnote w:type="continuationSeparator" w:id="0">
    <w:p w14:paraId="6F9D8F8A" w14:textId="77777777" w:rsidR="002C6116" w:rsidRDefault="002C6116" w:rsidP="00946457">
      <w:pPr>
        <w:spacing w:after="0" w:line="240" w:lineRule="auto"/>
      </w:pPr>
      <w:r>
        <w:continuationSeparator/>
      </w:r>
    </w:p>
  </w:footnote>
  <w:footnote w:type="continuationNotice" w:id="1">
    <w:p w14:paraId="182263A7" w14:textId="77777777" w:rsidR="002C6116" w:rsidRDefault="002C61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57912" w14:textId="77777777" w:rsidR="00946457" w:rsidRDefault="00946457" w:rsidP="00946457">
    <w:pPr>
      <w:pStyle w:val="Header"/>
      <w:ind w:left="-1418"/>
    </w:pPr>
    <w:r w:rsidRPr="00946457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A8E4CA" wp14:editId="60587E6B">
              <wp:simplePos x="0" y="0"/>
              <wp:positionH relativeFrom="margin">
                <wp:posOffset>4168239</wp:posOffset>
              </wp:positionH>
              <wp:positionV relativeFrom="paragraph">
                <wp:posOffset>308758</wp:posOffset>
              </wp:positionV>
              <wp:extent cx="2084070" cy="587507"/>
              <wp:effectExtent l="0" t="0" r="0" b="317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587507"/>
                      </a:xfrm>
                      <a:prstGeom prst="rect">
                        <a:avLst/>
                      </a:prstGeom>
                      <a:solidFill>
                        <a:srgbClr val="1482AC"/>
                      </a:solidFill>
                    </wps:spPr>
                    <wps:txbx>
                      <w:txbxContent>
                        <w:p w14:paraId="33FF243F" w14:textId="77777777" w:rsidR="00946457" w:rsidRPr="00946457" w:rsidRDefault="00946457" w:rsidP="0094645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Theme="minorHAnsi" w:hAnsi="Calibri" w:cstheme="minorBidi"/>
                              <w:b/>
                              <w:color w:val="FFFFFF" w:themeColor="background1"/>
                              <w:kern w:val="24"/>
                              <w:sz w:val="36"/>
                              <w:szCs w:val="36"/>
                            </w:rPr>
                          </w:pPr>
                          <w:r w:rsidRPr="00946457">
                            <w:rPr>
                              <w:rFonts w:asciiTheme="minorHAnsi" w:hAnsi="Calibri" w:cstheme="minorBidi"/>
                              <w:b/>
                              <w:color w:val="FFFFFF" w:themeColor="background1"/>
                              <w:kern w:val="24"/>
                              <w:sz w:val="36"/>
                              <w:szCs w:val="36"/>
                            </w:rPr>
                            <w:t>313/301</w:t>
                          </w:r>
                        </w:p>
                        <w:p w14:paraId="6C63AED2" w14:textId="77777777" w:rsidR="00946457" w:rsidRPr="00946457" w:rsidRDefault="00946457" w:rsidP="0094645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Theme="minorHAnsi" w:hAnsi="Calibri" w:cstheme="minorBidi"/>
                              <w:b/>
                              <w:color w:val="FFFFFF" w:themeColor="background1"/>
                              <w:kern w:val="24"/>
                              <w:sz w:val="36"/>
                              <w:szCs w:val="36"/>
                            </w:rPr>
                          </w:pPr>
                          <w:r w:rsidRPr="00946457">
                            <w:rPr>
                              <w:rFonts w:asciiTheme="minorHAnsi" w:hAnsi="Calibri" w:cstheme="minorBidi"/>
                              <w:b/>
                              <w:color w:val="FFFFFF" w:themeColor="background1"/>
                              <w:kern w:val="24"/>
                              <w:sz w:val="36"/>
                              <w:szCs w:val="36"/>
                            </w:rPr>
                            <w:t>Consultants</w:t>
                          </w:r>
                        </w:p>
                      </w:txbxContent>
                    </wps:txbx>
                    <wps:bodyPr vert="horz" wrap="square" lIns="0" tIns="0" rIns="0" bIns="0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A8E4C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left:0;text-align:left;margin-left:328.2pt;margin-top:24.3pt;width:164.1pt;height:46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" fillcolor="#1482ac" stroked="f">
              <v:textbox inset="0,0,0,0">
                <w:txbxContent>
                  <w:p w14:paraId="33FF243F" w14:textId="77777777" w:rsidR="00946457" w:rsidRPr="00946457" w:rsidRDefault="00946457" w:rsidP="0094645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Theme="minorHAnsi" w:hAnsi="Calibri" w:cstheme="minorBidi"/>
                        <w:b/>
                        <w:color w:val="FFFFFF" w:themeColor="background1"/>
                        <w:kern w:val="24"/>
                        <w:sz w:val="36"/>
                        <w:szCs w:val="36"/>
                      </w:rPr>
                    </w:pPr>
                    <w:r w:rsidRPr="00946457">
                      <w:rPr>
                        <w:rFonts w:asciiTheme="minorHAnsi" w:hAnsi="Calibri" w:cstheme="minorBidi"/>
                        <w:b/>
                        <w:color w:val="FFFFFF" w:themeColor="background1"/>
                        <w:kern w:val="24"/>
                        <w:sz w:val="36"/>
                        <w:szCs w:val="36"/>
                      </w:rPr>
                      <w:t>313/301</w:t>
                    </w:r>
                  </w:p>
                  <w:p w14:paraId="6C63AED2" w14:textId="77777777" w:rsidR="00946457" w:rsidRPr="00946457" w:rsidRDefault="00946457" w:rsidP="0094645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Theme="minorHAnsi" w:hAnsi="Calibri" w:cstheme="minorBidi"/>
                        <w:b/>
                        <w:color w:val="FFFFFF" w:themeColor="background1"/>
                        <w:kern w:val="24"/>
                        <w:sz w:val="36"/>
                        <w:szCs w:val="36"/>
                      </w:rPr>
                    </w:pPr>
                    <w:r w:rsidRPr="00946457">
                      <w:rPr>
                        <w:rFonts w:asciiTheme="minorHAnsi" w:hAnsi="Calibri" w:cstheme="minorBidi"/>
                        <w:b/>
                        <w:color w:val="FFFFFF" w:themeColor="background1"/>
                        <w:kern w:val="24"/>
                        <w:sz w:val="36"/>
                        <w:szCs w:val="36"/>
                      </w:rPr>
                      <w:t>Consultants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n-GB"/>
      </w:rPr>
      <w:drawing>
        <wp:inline distT="0" distB="0" distL="0" distR="0" wp14:anchorId="11F0C1BC" wp14:editId="07777777">
          <wp:extent cx="7517590" cy="895350"/>
          <wp:effectExtent l="0" t="0" r="762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054" b="31356"/>
                  <a:stretch/>
                </pic:blipFill>
                <pic:spPr bwMode="auto">
                  <a:xfrm>
                    <a:off x="0" y="0"/>
                    <a:ext cx="7612039" cy="90659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886D57"/>
    <w:multiLevelType w:val="hybridMultilevel"/>
    <w:tmpl w:val="08BEDF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56BBB"/>
    <w:multiLevelType w:val="hybridMultilevel"/>
    <w:tmpl w:val="3D0C593A"/>
    <w:lvl w:ilvl="0" w:tplc="732E43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688237">
    <w:abstractNumId w:val="0"/>
  </w:num>
  <w:num w:numId="2" w16cid:durableId="1431462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457"/>
    <w:rsid w:val="0000145D"/>
    <w:rsid w:val="00002F69"/>
    <w:rsid w:val="00003680"/>
    <w:rsid w:val="0000403B"/>
    <w:rsid w:val="00004BE7"/>
    <w:rsid w:val="00006ACA"/>
    <w:rsid w:val="0000778E"/>
    <w:rsid w:val="00010054"/>
    <w:rsid w:val="00010604"/>
    <w:rsid w:val="00010CD6"/>
    <w:rsid w:val="00011C16"/>
    <w:rsid w:val="0001219D"/>
    <w:rsid w:val="000137B3"/>
    <w:rsid w:val="000139D8"/>
    <w:rsid w:val="000149BD"/>
    <w:rsid w:val="00014D53"/>
    <w:rsid w:val="000150F6"/>
    <w:rsid w:val="000154C0"/>
    <w:rsid w:val="000238BD"/>
    <w:rsid w:val="00025784"/>
    <w:rsid w:val="000314A9"/>
    <w:rsid w:val="00031A0D"/>
    <w:rsid w:val="00031D31"/>
    <w:rsid w:val="000333CC"/>
    <w:rsid w:val="00033F61"/>
    <w:rsid w:val="000368BB"/>
    <w:rsid w:val="00037585"/>
    <w:rsid w:val="00037D7B"/>
    <w:rsid w:val="00040CA7"/>
    <w:rsid w:val="00041E51"/>
    <w:rsid w:val="00042725"/>
    <w:rsid w:val="00043651"/>
    <w:rsid w:val="00045B52"/>
    <w:rsid w:val="000542B7"/>
    <w:rsid w:val="00055A91"/>
    <w:rsid w:val="00056AF0"/>
    <w:rsid w:val="00060992"/>
    <w:rsid w:val="00060E71"/>
    <w:rsid w:val="000630EB"/>
    <w:rsid w:val="00063B2D"/>
    <w:rsid w:val="00066BDC"/>
    <w:rsid w:val="00071FFD"/>
    <w:rsid w:val="00075D04"/>
    <w:rsid w:val="000766E9"/>
    <w:rsid w:val="00077326"/>
    <w:rsid w:val="00080DDF"/>
    <w:rsid w:val="00082280"/>
    <w:rsid w:val="00082DFD"/>
    <w:rsid w:val="00085883"/>
    <w:rsid w:val="000867E7"/>
    <w:rsid w:val="00087E0F"/>
    <w:rsid w:val="00091629"/>
    <w:rsid w:val="00094949"/>
    <w:rsid w:val="00094DCA"/>
    <w:rsid w:val="00095B87"/>
    <w:rsid w:val="00095C28"/>
    <w:rsid w:val="00097034"/>
    <w:rsid w:val="00097771"/>
    <w:rsid w:val="000A08EE"/>
    <w:rsid w:val="000A0F5C"/>
    <w:rsid w:val="000A1773"/>
    <w:rsid w:val="000A1B56"/>
    <w:rsid w:val="000A21AC"/>
    <w:rsid w:val="000A3A3F"/>
    <w:rsid w:val="000A3DCE"/>
    <w:rsid w:val="000A4CF7"/>
    <w:rsid w:val="000A5F62"/>
    <w:rsid w:val="000A671D"/>
    <w:rsid w:val="000A6811"/>
    <w:rsid w:val="000A6DE8"/>
    <w:rsid w:val="000B009B"/>
    <w:rsid w:val="000B0699"/>
    <w:rsid w:val="000B0C03"/>
    <w:rsid w:val="000B203D"/>
    <w:rsid w:val="000B2CB5"/>
    <w:rsid w:val="000B3BD6"/>
    <w:rsid w:val="000B49FA"/>
    <w:rsid w:val="000B566F"/>
    <w:rsid w:val="000B5B53"/>
    <w:rsid w:val="000B5EDB"/>
    <w:rsid w:val="000B7986"/>
    <w:rsid w:val="000C0172"/>
    <w:rsid w:val="000C022E"/>
    <w:rsid w:val="000C292E"/>
    <w:rsid w:val="000C2FA9"/>
    <w:rsid w:val="000C41C7"/>
    <w:rsid w:val="000C5620"/>
    <w:rsid w:val="000C752C"/>
    <w:rsid w:val="000C7937"/>
    <w:rsid w:val="000D1ED5"/>
    <w:rsid w:val="000D236A"/>
    <w:rsid w:val="000D53B2"/>
    <w:rsid w:val="000D60BC"/>
    <w:rsid w:val="000D6883"/>
    <w:rsid w:val="000D7181"/>
    <w:rsid w:val="000D7E94"/>
    <w:rsid w:val="000E0911"/>
    <w:rsid w:val="000E4630"/>
    <w:rsid w:val="000E50B7"/>
    <w:rsid w:val="000E5FEB"/>
    <w:rsid w:val="000E7BA7"/>
    <w:rsid w:val="000F284F"/>
    <w:rsid w:val="000F2946"/>
    <w:rsid w:val="000F2AE6"/>
    <w:rsid w:val="000F3927"/>
    <w:rsid w:val="000F3AC9"/>
    <w:rsid w:val="000F4505"/>
    <w:rsid w:val="000F4CE1"/>
    <w:rsid w:val="000F5EC8"/>
    <w:rsid w:val="000F6370"/>
    <w:rsid w:val="000F6718"/>
    <w:rsid w:val="000F6899"/>
    <w:rsid w:val="001007AB"/>
    <w:rsid w:val="00102993"/>
    <w:rsid w:val="0010336E"/>
    <w:rsid w:val="00103F52"/>
    <w:rsid w:val="00107A1C"/>
    <w:rsid w:val="00111C7D"/>
    <w:rsid w:val="001127E0"/>
    <w:rsid w:val="001130A2"/>
    <w:rsid w:val="001133B4"/>
    <w:rsid w:val="00115BB3"/>
    <w:rsid w:val="00117927"/>
    <w:rsid w:val="00123412"/>
    <w:rsid w:val="001240EF"/>
    <w:rsid w:val="001271B3"/>
    <w:rsid w:val="00127BBC"/>
    <w:rsid w:val="0013050C"/>
    <w:rsid w:val="001305B5"/>
    <w:rsid w:val="0013108D"/>
    <w:rsid w:val="00134543"/>
    <w:rsid w:val="0013502A"/>
    <w:rsid w:val="0013544B"/>
    <w:rsid w:val="001354F7"/>
    <w:rsid w:val="00136697"/>
    <w:rsid w:val="0013691C"/>
    <w:rsid w:val="00137165"/>
    <w:rsid w:val="001374A9"/>
    <w:rsid w:val="00137712"/>
    <w:rsid w:val="00137BE7"/>
    <w:rsid w:val="00141F02"/>
    <w:rsid w:val="00141FE6"/>
    <w:rsid w:val="001438A7"/>
    <w:rsid w:val="001457B3"/>
    <w:rsid w:val="00146A49"/>
    <w:rsid w:val="00150B25"/>
    <w:rsid w:val="0015102F"/>
    <w:rsid w:val="00151D39"/>
    <w:rsid w:val="00153F56"/>
    <w:rsid w:val="0015533E"/>
    <w:rsid w:val="00155AF4"/>
    <w:rsid w:val="00156470"/>
    <w:rsid w:val="0016302C"/>
    <w:rsid w:val="00167F09"/>
    <w:rsid w:val="0017110D"/>
    <w:rsid w:val="001714D5"/>
    <w:rsid w:val="00172E7E"/>
    <w:rsid w:val="00172F9F"/>
    <w:rsid w:val="00173BC2"/>
    <w:rsid w:val="00174AE9"/>
    <w:rsid w:val="001751EF"/>
    <w:rsid w:val="0017571F"/>
    <w:rsid w:val="00177C91"/>
    <w:rsid w:val="0018147A"/>
    <w:rsid w:val="001824E0"/>
    <w:rsid w:val="0018297F"/>
    <w:rsid w:val="00183139"/>
    <w:rsid w:val="00183821"/>
    <w:rsid w:val="00183CA1"/>
    <w:rsid w:val="0018512D"/>
    <w:rsid w:val="00185568"/>
    <w:rsid w:val="00185FB7"/>
    <w:rsid w:val="00187108"/>
    <w:rsid w:val="00187639"/>
    <w:rsid w:val="00187AB0"/>
    <w:rsid w:val="00191396"/>
    <w:rsid w:val="00193FED"/>
    <w:rsid w:val="001A09D6"/>
    <w:rsid w:val="001A1031"/>
    <w:rsid w:val="001A5B9B"/>
    <w:rsid w:val="001A6EA7"/>
    <w:rsid w:val="001B068E"/>
    <w:rsid w:val="001B4C13"/>
    <w:rsid w:val="001B57B5"/>
    <w:rsid w:val="001B64E3"/>
    <w:rsid w:val="001B6C5E"/>
    <w:rsid w:val="001C1102"/>
    <w:rsid w:val="001C182F"/>
    <w:rsid w:val="001C3B4E"/>
    <w:rsid w:val="001C4928"/>
    <w:rsid w:val="001C4932"/>
    <w:rsid w:val="001C51E0"/>
    <w:rsid w:val="001C7DBC"/>
    <w:rsid w:val="001C7F62"/>
    <w:rsid w:val="001D02B1"/>
    <w:rsid w:val="001D1A19"/>
    <w:rsid w:val="001D2594"/>
    <w:rsid w:val="001D3005"/>
    <w:rsid w:val="001D3804"/>
    <w:rsid w:val="001D5A49"/>
    <w:rsid w:val="001E0766"/>
    <w:rsid w:val="001E387E"/>
    <w:rsid w:val="001E4DF0"/>
    <w:rsid w:val="001E6E69"/>
    <w:rsid w:val="001E70D6"/>
    <w:rsid w:val="001E72C4"/>
    <w:rsid w:val="001F14BA"/>
    <w:rsid w:val="001F18F6"/>
    <w:rsid w:val="001F2492"/>
    <w:rsid w:val="001F2B86"/>
    <w:rsid w:val="001F2B99"/>
    <w:rsid w:val="001F3DC5"/>
    <w:rsid w:val="001F44DE"/>
    <w:rsid w:val="001F4CAF"/>
    <w:rsid w:val="001F64C8"/>
    <w:rsid w:val="001F7D3F"/>
    <w:rsid w:val="002002B6"/>
    <w:rsid w:val="00200A1A"/>
    <w:rsid w:val="0020179F"/>
    <w:rsid w:val="002055C4"/>
    <w:rsid w:val="00205F78"/>
    <w:rsid w:val="00206A91"/>
    <w:rsid w:val="00210F91"/>
    <w:rsid w:val="00211190"/>
    <w:rsid w:val="00212E41"/>
    <w:rsid w:val="002139A3"/>
    <w:rsid w:val="002156B3"/>
    <w:rsid w:val="0021666F"/>
    <w:rsid w:val="002205F5"/>
    <w:rsid w:val="00221765"/>
    <w:rsid w:val="00222454"/>
    <w:rsid w:val="002233C0"/>
    <w:rsid w:val="002234F0"/>
    <w:rsid w:val="00223DDE"/>
    <w:rsid w:val="0022565B"/>
    <w:rsid w:val="00226268"/>
    <w:rsid w:val="00227597"/>
    <w:rsid w:val="00227EF0"/>
    <w:rsid w:val="0023004A"/>
    <w:rsid w:val="0023130A"/>
    <w:rsid w:val="002315B7"/>
    <w:rsid w:val="00234D60"/>
    <w:rsid w:val="00236F2A"/>
    <w:rsid w:val="00237ECF"/>
    <w:rsid w:val="0024193A"/>
    <w:rsid w:val="002431D1"/>
    <w:rsid w:val="0024599D"/>
    <w:rsid w:val="00246EE2"/>
    <w:rsid w:val="0025473D"/>
    <w:rsid w:val="00255684"/>
    <w:rsid w:val="002602FB"/>
    <w:rsid w:val="00261800"/>
    <w:rsid w:val="00262E01"/>
    <w:rsid w:val="00264262"/>
    <w:rsid w:val="00264275"/>
    <w:rsid w:val="00264485"/>
    <w:rsid w:val="00264B90"/>
    <w:rsid w:val="0026608A"/>
    <w:rsid w:val="002660F9"/>
    <w:rsid w:val="002663F5"/>
    <w:rsid w:val="00266652"/>
    <w:rsid w:val="0027528F"/>
    <w:rsid w:val="002759C5"/>
    <w:rsid w:val="00277002"/>
    <w:rsid w:val="002774D1"/>
    <w:rsid w:val="00281175"/>
    <w:rsid w:val="0028241C"/>
    <w:rsid w:val="00282E41"/>
    <w:rsid w:val="00282F57"/>
    <w:rsid w:val="002844A6"/>
    <w:rsid w:val="002850F4"/>
    <w:rsid w:val="00286344"/>
    <w:rsid w:val="00286386"/>
    <w:rsid w:val="0028672C"/>
    <w:rsid w:val="00286B80"/>
    <w:rsid w:val="00287621"/>
    <w:rsid w:val="00287F2C"/>
    <w:rsid w:val="00291D92"/>
    <w:rsid w:val="00292085"/>
    <w:rsid w:val="00292581"/>
    <w:rsid w:val="0029303C"/>
    <w:rsid w:val="002969EE"/>
    <w:rsid w:val="00297AFE"/>
    <w:rsid w:val="002A1D70"/>
    <w:rsid w:val="002A1E20"/>
    <w:rsid w:val="002A1F44"/>
    <w:rsid w:val="002A1F7B"/>
    <w:rsid w:val="002A2E1E"/>
    <w:rsid w:val="002A3F4D"/>
    <w:rsid w:val="002A45C1"/>
    <w:rsid w:val="002A4950"/>
    <w:rsid w:val="002A4A8C"/>
    <w:rsid w:val="002A76D0"/>
    <w:rsid w:val="002A7D34"/>
    <w:rsid w:val="002B2111"/>
    <w:rsid w:val="002B3106"/>
    <w:rsid w:val="002B35EB"/>
    <w:rsid w:val="002B4B3E"/>
    <w:rsid w:val="002B4E26"/>
    <w:rsid w:val="002C050B"/>
    <w:rsid w:val="002C0692"/>
    <w:rsid w:val="002C0B7C"/>
    <w:rsid w:val="002C0DF7"/>
    <w:rsid w:val="002C21E2"/>
    <w:rsid w:val="002C45F9"/>
    <w:rsid w:val="002C5C09"/>
    <w:rsid w:val="002C6116"/>
    <w:rsid w:val="002D3493"/>
    <w:rsid w:val="002D35B7"/>
    <w:rsid w:val="002D37B0"/>
    <w:rsid w:val="002D490D"/>
    <w:rsid w:val="002D6227"/>
    <w:rsid w:val="002E0520"/>
    <w:rsid w:val="002E2015"/>
    <w:rsid w:val="002E334E"/>
    <w:rsid w:val="002E3637"/>
    <w:rsid w:val="002E39B7"/>
    <w:rsid w:val="002E5D2A"/>
    <w:rsid w:val="002E6DD7"/>
    <w:rsid w:val="002E70DB"/>
    <w:rsid w:val="002E79C2"/>
    <w:rsid w:val="002F1A73"/>
    <w:rsid w:val="002F2F92"/>
    <w:rsid w:val="002F2FBC"/>
    <w:rsid w:val="002F349A"/>
    <w:rsid w:val="002F479D"/>
    <w:rsid w:val="002F5134"/>
    <w:rsid w:val="002F5A8E"/>
    <w:rsid w:val="002F62C6"/>
    <w:rsid w:val="002F6AE8"/>
    <w:rsid w:val="00304B73"/>
    <w:rsid w:val="00305168"/>
    <w:rsid w:val="0030670D"/>
    <w:rsid w:val="003105B2"/>
    <w:rsid w:val="00311B42"/>
    <w:rsid w:val="0031400E"/>
    <w:rsid w:val="0031400F"/>
    <w:rsid w:val="0031676E"/>
    <w:rsid w:val="00316803"/>
    <w:rsid w:val="00316A36"/>
    <w:rsid w:val="00317764"/>
    <w:rsid w:val="00320D20"/>
    <w:rsid w:val="00321748"/>
    <w:rsid w:val="003218CC"/>
    <w:rsid w:val="003231D3"/>
    <w:rsid w:val="00323F5A"/>
    <w:rsid w:val="0032442E"/>
    <w:rsid w:val="003262D0"/>
    <w:rsid w:val="00326398"/>
    <w:rsid w:val="00326C3B"/>
    <w:rsid w:val="00330D36"/>
    <w:rsid w:val="00331E5D"/>
    <w:rsid w:val="00333690"/>
    <w:rsid w:val="003349A9"/>
    <w:rsid w:val="00341074"/>
    <w:rsid w:val="00341F46"/>
    <w:rsid w:val="00343DE6"/>
    <w:rsid w:val="003442B3"/>
    <w:rsid w:val="003474A2"/>
    <w:rsid w:val="003477EC"/>
    <w:rsid w:val="00350B69"/>
    <w:rsid w:val="00351410"/>
    <w:rsid w:val="0035182F"/>
    <w:rsid w:val="00352662"/>
    <w:rsid w:val="003539E4"/>
    <w:rsid w:val="00353CF3"/>
    <w:rsid w:val="00361955"/>
    <w:rsid w:val="00361CC6"/>
    <w:rsid w:val="0036251D"/>
    <w:rsid w:val="00362CB6"/>
    <w:rsid w:val="00363A43"/>
    <w:rsid w:val="00363B2F"/>
    <w:rsid w:val="00363D5A"/>
    <w:rsid w:val="00363EB5"/>
    <w:rsid w:val="0036509B"/>
    <w:rsid w:val="00365536"/>
    <w:rsid w:val="0036780F"/>
    <w:rsid w:val="00367B91"/>
    <w:rsid w:val="0037172A"/>
    <w:rsid w:val="00371957"/>
    <w:rsid w:val="00373100"/>
    <w:rsid w:val="00373E3F"/>
    <w:rsid w:val="0037481E"/>
    <w:rsid w:val="003778C3"/>
    <w:rsid w:val="00377D25"/>
    <w:rsid w:val="0038099A"/>
    <w:rsid w:val="00380C6E"/>
    <w:rsid w:val="00381667"/>
    <w:rsid w:val="00382AEC"/>
    <w:rsid w:val="00382B89"/>
    <w:rsid w:val="00383A83"/>
    <w:rsid w:val="00385565"/>
    <w:rsid w:val="00390966"/>
    <w:rsid w:val="00390CE6"/>
    <w:rsid w:val="00390FC5"/>
    <w:rsid w:val="0039164D"/>
    <w:rsid w:val="003917C7"/>
    <w:rsid w:val="00393800"/>
    <w:rsid w:val="00395394"/>
    <w:rsid w:val="003959C8"/>
    <w:rsid w:val="00395B18"/>
    <w:rsid w:val="00395D8C"/>
    <w:rsid w:val="003962DE"/>
    <w:rsid w:val="00396E72"/>
    <w:rsid w:val="003A484B"/>
    <w:rsid w:val="003A5AFB"/>
    <w:rsid w:val="003A5EE6"/>
    <w:rsid w:val="003A663B"/>
    <w:rsid w:val="003A671F"/>
    <w:rsid w:val="003A699F"/>
    <w:rsid w:val="003A6C5B"/>
    <w:rsid w:val="003B1886"/>
    <w:rsid w:val="003B42C3"/>
    <w:rsid w:val="003C0E71"/>
    <w:rsid w:val="003C16AB"/>
    <w:rsid w:val="003C59C9"/>
    <w:rsid w:val="003C6338"/>
    <w:rsid w:val="003D077A"/>
    <w:rsid w:val="003D1F0B"/>
    <w:rsid w:val="003D2431"/>
    <w:rsid w:val="003D2EE5"/>
    <w:rsid w:val="003D663B"/>
    <w:rsid w:val="003D7594"/>
    <w:rsid w:val="003E1C2E"/>
    <w:rsid w:val="003E2FD7"/>
    <w:rsid w:val="003E4075"/>
    <w:rsid w:val="003E51D7"/>
    <w:rsid w:val="003F0B22"/>
    <w:rsid w:val="003F1CD2"/>
    <w:rsid w:val="003F25BA"/>
    <w:rsid w:val="003F27FC"/>
    <w:rsid w:val="003F2AA6"/>
    <w:rsid w:val="003F3EED"/>
    <w:rsid w:val="003F4ECA"/>
    <w:rsid w:val="003F6D67"/>
    <w:rsid w:val="003F7B8A"/>
    <w:rsid w:val="0040121D"/>
    <w:rsid w:val="0040277E"/>
    <w:rsid w:val="00402F2C"/>
    <w:rsid w:val="00404651"/>
    <w:rsid w:val="004079EA"/>
    <w:rsid w:val="00410FE1"/>
    <w:rsid w:val="00411530"/>
    <w:rsid w:val="00412B63"/>
    <w:rsid w:val="00416F83"/>
    <w:rsid w:val="004178DB"/>
    <w:rsid w:val="0042005F"/>
    <w:rsid w:val="00421A7B"/>
    <w:rsid w:val="00421C22"/>
    <w:rsid w:val="00421CD4"/>
    <w:rsid w:val="004245B7"/>
    <w:rsid w:val="004262F7"/>
    <w:rsid w:val="00426C73"/>
    <w:rsid w:val="0043093C"/>
    <w:rsid w:val="00432DD3"/>
    <w:rsid w:val="004341B7"/>
    <w:rsid w:val="00435486"/>
    <w:rsid w:val="00440CC2"/>
    <w:rsid w:val="00442321"/>
    <w:rsid w:val="00443240"/>
    <w:rsid w:val="00443E8A"/>
    <w:rsid w:val="00444A15"/>
    <w:rsid w:val="00445684"/>
    <w:rsid w:val="00445EA7"/>
    <w:rsid w:val="004479D4"/>
    <w:rsid w:val="00452152"/>
    <w:rsid w:val="00452F31"/>
    <w:rsid w:val="00456A33"/>
    <w:rsid w:val="00457343"/>
    <w:rsid w:val="00461382"/>
    <w:rsid w:val="00462E4E"/>
    <w:rsid w:val="00462E6D"/>
    <w:rsid w:val="00463A43"/>
    <w:rsid w:val="0046423C"/>
    <w:rsid w:val="004659AB"/>
    <w:rsid w:val="004662C2"/>
    <w:rsid w:val="00466A50"/>
    <w:rsid w:val="004671B1"/>
    <w:rsid w:val="004714C1"/>
    <w:rsid w:val="004720E8"/>
    <w:rsid w:val="00472D7F"/>
    <w:rsid w:val="004753DF"/>
    <w:rsid w:val="00476A18"/>
    <w:rsid w:val="00480357"/>
    <w:rsid w:val="004820FA"/>
    <w:rsid w:val="00483ADF"/>
    <w:rsid w:val="00484504"/>
    <w:rsid w:val="00484C38"/>
    <w:rsid w:val="0048512F"/>
    <w:rsid w:val="0048516F"/>
    <w:rsid w:val="0048689D"/>
    <w:rsid w:val="00487C17"/>
    <w:rsid w:val="004905F4"/>
    <w:rsid w:val="00491C63"/>
    <w:rsid w:val="00492657"/>
    <w:rsid w:val="0049276C"/>
    <w:rsid w:val="00495278"/>
    <w:rsid w:val="004973E1"/>
    <w:rsid w:val="00497609"/>
    <w:rsid w:val="004A095E"/>
    <w:rsid w:val="004A3BF4"/>
    <w:rsid w:val="004A3C7A"/>
    <w:rsid w:val="004A47AD"/>
    <w:rsid w:val="004A52AB"/>
    <w:rsid w:val="004A65C2"/>
    <w:rsid w:val="004A672B"/>
    <w:rsid w:val="004A7F8B"/>
    <w:rsid w:val="004B0850"/>
    <w:rsid w:val="004B1C7E"/>
    <w:rsid w:val="004B2E10"/>
    <w:rsid w:val="004B629B"/>
    <w:rsid w:val="004B76CC"/>
    <w:rsid w:val="004C07AE"/>
    <w:rsid w:val="004C0B9F"/>
    <w:rsid w:val="004C1325"/>
    <w:rsid w:val="004C141C"/>
    <w:rsid w:val="004C2E06"/>
    <w:rsid w:val="004C3F5D"/>
    <w:rsid w:val="004C46D9"/>
    <w:rsid w:val="004C68F5"/>
    <w:rsid w:val="004C76E2"/>
    <w:rsid w:val="004C79F0"/>
    <w:rsid w:val="004D0FE8"/>
    <w:rsid w:val="004D100E"/>
    <w:rsid w:val="004D219D"/>
    <w:rsid w:val="004D251F"/>
    <w:rsid w:val="004D27C2"/>
    <w:rsid w:val="004D4FF1"/>
    <w:rsid w:val="004D59DE"/>
    <w:rsid w:val="004D66A1"/>
    <w:rsid w:val="004E0B16"/>
    <w:rsid w:val="004E2EA3"/>
    <w:rsid w:val="004E44DC"/>
    <w:rsid w:val="004E4D58"/>
    <w:rsid w:val="004E538A"/>
    <w:rsid w:val="004E6170"/>
    <w:rsid w:val="004E672E"/>
    <w:rsid w:val="004E744E"/>
    <w:rsid w:val="004E7A13"/>
    <w:rsid w:val="004F194E"/>
    <w:rsid w:val="004F34B1"/>
    <w:rsid w:val="004F41B1"/>
    <w:rsid w:val="004F4A89"/>
    <w:rsid w:val="004F5500"/>
    <w:rsid w:val="004F5F67"/>
    <w:rsid w:val="004F640B"/>
    <w:rsid w:val="004F7057"/>
    <w:rsid w:val="00500063"/>
    <w:rsid w:val="005041A1"/>
    <w:rsid w:val="00505A8B"/>
    <w:rsid w:val="005066FD"/>
    <w:rsid w:val="00506B2C"/>
    <w:rsid w:val="00510CD0"/>
    <w:rsid w:val="00511A65"/>
    <w:rsid w:val="005121FE"/>
    <w:rsid w:val="005154C3"/>
    <w:rsid w:val="00515C42"/>
    <w:rsid w:val="00516BF2"/>
    <w:rsid w:val="005231DA"/>
    <w:rsid w:val="005239D4"/>
    <w:rsid w:val="0052439F"/>
    <w:rsid w:val="00525D81"/>
    <w:rsid w:val="00525D85"/>
    <w:rsid w:val="0052660B"/>
    <w:rsid w:val="00526E43"/>
    <w:rsid w:val="00530993"/>
    <w:rsid w:val="00530C93"/>
    <w:rsid w:val="005329BD"/>
    <w:rsid w:val="005369F3"/>
    <w:rsid w:val="005400E8"/>
    <w:rsid w:val="0054047D"/>
    <w:rsid w:val="00540F5D"/>
    <w:rsid w:val="005411A0"/>
    <w:rsid w:val="00542018"/>
    <w:rsid w:val="00542885"/>
    <w:rsid w:val="00543FA6"/>
    <w:rsid w:val="005446D9"/>
    <w:rsid w:val="005447CC"/>
    <w:rsid w:val="00544DBA"/>
    <w:rsid w:val="00550FE9"/>
    <w:rsid w:val="00551CC0"/>
    <w:rsid w:val="005534E5"/>
    <w:rsid w:val="00555216"/>
    <w:rsid w:val="0055651F"/>
    <w:rsid w:val="00556794"/>
    <w:rsid w:val="00557092"/>
    <w:rsid w:val="00557965"/>
    <w:rsid w:val="00561085"/>
    <w:rsid w:val="00561978"/>
    <w:rsid w:val="005625E8"/>
    <w:rsid w:val="00562C43"/>
    <w:rsid w:val="00564493"/>
    <w:rsid w:val="00564E8A"/>
    <w:rsid w:val="005702C5"/>
    <w:rsid w:val="00571B4F"/>
    <w:rsid w:val="0057286E"/>
    <w:rsid w:val="00572873"/>
    <w:rsid w:val="00573359"/>
    <w:rsid w:val="0057337A"/>
    <w:rsid w:val="005761E2"/>
    <w:rsid w:val="005774D7"/>
    <w:rsid w:val="005776A7"/>
    <w:rsid w:val="00580820"/>
    <w:rsid w:val="0058105E"/>
    <w:rsid w:val="00581111"/>
    <w:rsid w:val="005828BE"/>
    <w:rsid w:val="0058331E"/>
    <w:rsid w:val="00583446"/>
    <w:rsid w:val="00584BDF"/>
    <w:rsid w:val="00585881"/>
    <w:rsid w:val="00585B53"/>
    <w:rsid w:val="00591C97"/>
    <w:rsid w:val="00591F51"/>
    <w:rsid w:val="00593A67"/>
    <w:rsid w:val="005946F3"/>
    <w:rsid w:val="00594ED7"/>
    <w:rsid w:val="00596FCF"/>
    <w:rsid w:val="005A1DEA"/>
    <w:rsid w:val="005A2D6A"/>
    <w:rsid w:val="005A317D"/>
    <w:rsid w:val="005A3D50"/>
    <w:rsid w:val="005A4433"/>
    <w:rsid w:val="005A57AD"/>
    <w:rsid w:val="005A7A9F"/>
    <w:rsid w:val="005B09EF"/>
    <w:rsid w:val="005B0ACF"/>
    <w:rsid w:val="005B39C0"/>
    <w:rsid w:val="005B4E56"/>
    <w:rsid w:val="005B5A5C"/>
    <w:rsid w:val="005C0818"/>
    <w:rsid w:val="005C2291"/>
    <w:rsid w:val="005C2E2B"/>
    <w:rsid w:val="005C39FB"/>
    <w:rsid w:val="005C3EC7"/>
    <w:rsid w:val="005C583A"/>
    <w:rsid w:val="005C5CA2"/>
    <w:rsid w:val="005C5F47"/>
    <w:rsid w:val="005C65C1"/>
    <w:rsid w:val="005C67E3"/>
    <w:rsid w:val="005C7395"/>
    <w:rsid w:val="005C7A6F"/>
    <w:rsid w:val="005D0007"/>
    <w:rsid w:val="005D0840"/>
    <w:rsid w:val="005D08EF"/>
    <w:rsid w:val="005D0A59"/>
    <w:rsid w:val="005D106D"/>
    <w:rsid w:val="005D112A"/>
    <w:rsid w:val="005D28CA"/>
    <w:rsid w:val="005D32CC"/>
    <w:rsid w:val="005D668F"/>
    <w:rsid w:val="005D7139"/>
    <w:rsid w:val="005E0D3D"/>
    <w:rsid w:val="005E2475"/>
    <w:rsid w:val="005E36D6"/>
    <w:rsid w:val="005E56D2"/>
    <w:rsid w:val="005E71E6"/>
    <w:rsid w:val="005F1D99"/>
    <w:rsid w:val="005F5A4E"/>
    <w:rsid w:val="005F7953"/>
    <w:rsid w:val="00600523"/>
    <w:rsid w:val="006010DD"/>
    <w:rsid w:val="00602871"/>
    <w:rsid w:val="0060314F"/>
    <w:rsid w:val="0060385B"/>
    <w:rsid w:val="00604312"/>
    <w:rsid w:val="00604F67"/>
    <w:rsid w:val="0060620A"/>
    <w:rsid w:val="00606EF9"/>
    <w:rsid w:val="00611278"/>
    <w:rsid w:val="00611852"/>
    <w:rsid w:val="00612D63"/>
    <w:rsid w:val="0061554B"/>
    <w:rsid w:val="0061632D"/>
    <w:rsid w:val="00622E51"/>
    <w:rsid w:val="00625133"/>
    <w:rsid w:val="00625F01"/>
    <w:rsid w:val="00625F32"/>
    <w:rsid w:val="0062669F"/>
    <w:rsid w:val="00626D7A"/>
    <w:rsid w:val="006270ED"/>
    <w:rsid w:val="00627DC7"/>
    <w:rsid w:val="00630247"/>
    <w:rsid w:val="00631152"/>
    <w:rsid w:val="00631CDF"/>
    <w:rsid w:val="006326B6"/>
    <w:rsid w:val="00634705"/>
    <w:rsid w:val="00635F6A"/>
    <w:rsid w:val="00641729"/>
    <w:rsid w:val="006435A1"/>
    <w:rsid w:val="00643960"/>
    <w:rsid w:val="006439B8"/>
    <w:rsid w:val="00644824"/>
    <w:rsid w:val="0064635C"/>
    <w:rsid w:val="00651DF5"/>
    <w:rsid w:val="006542AF"/>
    <w:rsid w:val="00655048"/>
    <w:rsid w:val="00656094"/>
    <w:rsid w:val="00657172"/>
    <w:rsid w:val="00657FBB"/>
    <w:rsid w:val="006602AB"/>
    <w:rsid w:val="00660B2D"/>
    <w:rsid w:val="0066130C"/>
    <w:rsid w:val="00662EC4"/>
    <w:rsid w:val="006637CD"/>
    <w:rsid w:val="006638D0"/>
    <w:rsid w:val="00663FB6"/>
    <w:rsid w:val="006642F2"/>
    <w:rsid w:val="00664475"/>
    <w:rsid w:val="00665AB2"/>
    <w:rsid w:val="00665D55"/>
    <w:rsid w:val="00672C50"/>
    <w:rsid w:val="00673571"/>
    <w:rsid w:val="00674903"/>
    <w:rsid w:val="00674CAC"/>
    <w:rsid w:val="00675A53"/>
    <w:rsid w:val="0068024D"/>
    <w:rsid w:val="00681A22"/>
    <w:rsid w:val="006828BD"/>
    <w:rsid w:val="00682FD5"/>
    <w:rsid w:val="00683793"/>
    <w:rsid w:val="00685476"/>
    <w:rsid w:val="006856A1"/>
    <w:rsid w:val="00685CB6"/>
    <w:rsid w:val="00685CCB"/>
    <w:rsid w:val="00687324"/>
    <w:rsid w:val="006907A9"/>
    <w:rsid w:val="00692219"/>
    <w:rsid w:val="00693F7C"/>
    <w:rsid w:val="00694BF6"/>
    <w:rsid w:val="00694D37"/>
    <w:rsid w:val="00695363"/>
    <w:rsid w:val="00697FBA"/>
    <w:rsid w:val="006A0195"/>
    <w:rsid w:val="006A217A"/>
    <w:rsid w:val="006A3F8A"/>
    <w:rsid w:val="006A470E"/>
    <w:rsid w:val="006A5D2A"/>
    <w:rsid w:val="006A6B7B"/>
    <w:rsid w:val="006A6D92"/>
    <w:rsid w:val="006B149B"/>
    <w:rsid w:val="006B14BB"/>
    <w:rsid w:val="006B1AF7"/>
    <w:rsid w:val="006B3C40"/>
    <w:rsid w:val="006B3D0D"/>
    <w:rsid w:val="006B4E94"/>
    <w:rsid w:val="006B5E88"/>
    <w:rsid w:val="006B6108"/>
    <w:rsid w:val="006B6173"/>
    <w:rsid w:val="006B6E18"/>
    <w:rsid w:val="006B7E97"/>
    <w:rsid w:val="006C10FB"/>
    <w:rsid w:val="006C1342"/>
    <w:rsid w:val="006C23A0"/>
    <w:rsid w:val="006C5A35"/>
    <w:rsid w:val="006C679D"/>
    <w:rsid w:val="006C6E37"/>
    <w:rsid w:val="006D0400"/>
    <w:rsid w:val="006D08DA"/>
    <w:rsid w:val="006D162A"/>
    <w:rsid w:val="006D202F"/>
    <w:rsid w:val="006D2D3A"/>
    <w:rsid w:val="006D369D"/>
    <w:rsid w:val="006D3A47"/>
    <w:rsid w:val="006D3B1D"/>
    <w:rsid w:val="006D4116"/>
    <w:rsid w:val="006D453E"/>
    <w:rsid w:val="006D573B"/>
    <w:rsid w:val="006D6624"/>
    <w:rsid w:val="006D7848"/>
    <w:rsid w:val="006D7BEE"/>
    <w:rsid w:val="006E493F"/>
    <w:rsid w:val="006E68D6"/>
    <w:rsid w:val="006F10DA"/>
    <w:rsid w:val="006F1B1F"/>
    <w:rsid w:val="006F3B26"/>
    <w:rsid w:val="006F7B29"/>
    <w:rsid w:val="00701364"/>
    <w:rsid w:val="00702DD4"/>
    <w:rsid w:val="00703720"/>
    <w:rsid w:val="00703C0E"/>
    <w:rsid w:val="00703F52"/>
    <w:rsid w:val="00705AD4"/>
    <w:rsid w:val="00707C85"/>
    <w:rsid w:val="0071011A"/>
    <w:rsid w:val="00710A00"/>
    <w:rsid w:val="00711E0C"/>
    <w:rsid w:val="00711FD6"/>
    <w:rsid w:val="00713856"/>
    <w:rsid w:val="007148EA"/>
    <w:rsid w:val="00714FA3"/>
    <w:rsid w:val="00715053"/>
    <w:rsid w:val="007159AE"/>
    <w:rsid w:val="007165C8"/>
    <w:rsid w:val="00716DCD"/>
    <w:rsid w:val="007179FD"/>
    <w:rsid w:val="00720A10"/>
    <w:rsid w:val="00721CD3"/>
    <w:rsid w:val="007224AC"/>
    <w:rsid w:val="00723B56"/>
    <w:rsid w:val="007240D1"/>
    <w:rsid w:val="00725F2A"/>
    <w:rsid w:val="00726879"/>
    <w:rsid w:val="00726D86"/>
    <w:rsid w:val="00730540"/>
    <w:rsid w:val="007307F0"/>
    <w:rsid w:val="00730D46"/>
    <w:rsid w:val="007311C0"/>
    <w:rsid w:val="007375C2"/>
    <w:rsid w:val="00737CD3"/>
    <w:rsid w:val="00740809"/>
    <w:rsid w:val="007408CF"/>
    <w:rsid w:val="00740F05"/>
    <w:rsid w:val="00741482"/>
    <w:rsid w:val="0074508D"/>
    <w:rsid w:val="0074681E"/>
    <w:rsid w:val="007468E0"/>
    <w:rsid w:val="007511D8"/>
    <w:rsid w:val="007515E8"/>
    <w:rsid w:val="00751DE7"/>
    <w:rsid w:val="00751E59"/>
    <w:rsid w:val="00753C0A"/>
    <w:rsid w:val="00753DE6"/>
    <w:rsid w:val="00757D53"/>
    <w:rsid w:val="00760EE2"/>
    <w:rsid w:val="007657C1"/>
    <w:rsid w:val="00767291"/>
    <w:rsid w:val="00767BD4"/>
    <w:rsid w:val="00771631"/>
    <w:rsid w:val="00773E70"/>
    <w:rsid w:val="00774C25"/>
    <w:rsid w:val="00776059"/>
    <w:rsid w:val="00776387"/>
    <w:rsid w:val="00776C0D"/>
    <w:rsid w:val="00780FD5"/>
    <w:rsid w:val="0078123C"/>
    <w:rsid w:val="00782814"/>
    <w:rsid w:val="00782F00"/>
    <w:rsid w:val="00783B1A"/>
    <w:rsid w:val="00783F49"/>
    <w:rsid w:val="00785A6B"/>
    <w:rsid w:val="00786831"/>
    <w:rsid w:val="00787734"/>
    <w:rsid w:val="00790365"/>
    <w:rsid w:val="007903E2"/>
    <w:rsid w:val="00791266"/>
    <w:rsid w:val="00793403"/>
    <w:rsid w:val="0079489D"/>
    <w:rsid w:val="00794A8E"/>
    <w:rsid w:val="00794F11"/>
    <w:rsid w:val="00795E66"/>
    <w:rsid w:val="007A0B39"/>
    <w:rsid w:val="007A2A2B"/>
    <w:rsid w:val="007A33EB"/>
    <w:rsid w:val="007A3B76"/>
    <w:rsid w:val="007A54DE"/>
    <w:rsid w:val="007A6A67"/>
    <w:rsid w:val="007B5B2E"/>
    <w:rsid w:val="007B5F8A"/>
    <w:rsid w:val="007B7717"/>
    <w:rsid w:val="007C1247"/>
    <w:rsid w:val="007C16F0"/>
    <w:rsid w:val="007C1879"/>
    <w:rsid w:val="007C22C0"/>
    <w:rsid w:val="007C2C88"/>
    <w:rsid w:val="007C4118"/>
    <w:rsid w:val="007C5F4D"/>
    <w:rsid w:val="007C6503"/>
    <w:rsid w:val="007C6C8C"/>
    <w:rsid w:val="007D0624"/>
    <w:rsid w:val="007D0AF6"/>
    <w:rsid w:val="007D188F"/>
    <w:rsid w:val="007D2C1A"/>
    <w:rsid w:val="007D2CDC"/>
    <w:rsid w:val="007D3F8E"/>
    <w:rsid w:val="007D4FB9"/>
    <w:rsid w:val="007D5823"/>
    <w:rsid w:val="007D5A84"/>
    <w:rsid w:val="007D5DED"/>
    <w:rsid w:val="007D6D56"/>
    <w:rsid w:val="007D7885"/>
    <w:rsid w:val="007E075C"/>
    <w:rsid w:val="007E0853"/>
    <w:rsid w:val="007E2338"/>
    <w:rsid w:val="007E3D37"/>
    <w:rsid w:val="007E4CA2"/>
    <w:rsid w:val="007E549A"/>
    <w:rsid w:val="007E7ED8"/>
    <w:rsid w:val="007F1A19"/>
    <w:rsid w:val="007F2248"/>
    <w:rsid w:val="007F35DA"/>
    <w:rsid w:val="007F4B99"/>
    <w:rsid w:val="007F6BFD"/>
    <w:rsid w:val="007F7200"/>
    <w:rsid w:val="00801BE5"/>
    <w:rsid w:val="0080226A"/>
    <w:rsid w:val="00802828"/>
    <w:rsid w:val="00802A2E"/>
    <w:rsid w:val="00802C3F"/>
    <w:rsid w:val="00802E40"/>
    <w:rsid w:val="00803C19"/>
    <w:rsid w:val="00805064"/>
    <w:rsid w:val="00805CE5"/>
    <w:rsid w:val="00806E9E"/>
    <w:rsid w:val="0081057E"/>
    <w:rsid w:val="00811DE2"/>
    <w:rsid w:val="00814F70"/>
    <w:rsid w:val="00820597"/>
    <w:rsid w:val="00820EF6"/>
    <w:rsid w:val="0082200C"/>
    <w:rsid w:val="00824F04"/>
    <w:rsid w:val="00824FBF"/>
    <w:rsid w:val="00825FEE"/>
    <w:rsid w:val="008302F2"/>
    <w:rsid w:val="0083112B"/>
    <w:rsid w:val="00832513"/>
    <w:rsid w:val="00833B74"/>
    <w:rsid w:val="00834C90"/>
    <w:rsid w:val="008352A2"/>
    <w:rsid w:val="00836291"/>
    <w:rsid w:val="00836A4C"/>
    <w:rsid w:val="008377CF"/>
    <w:rsid w:val="00840FE2"/>
    <w:rsid w:val="00841113"/>
    <w:rsid w:val="0084241B"/>
    <w:rsid w:val="008427CF"/>
    <w:rsid w:val="00846C63"/>
    <w:rsid w:val="008473ED"/>
    <w:rsid w:val="00847689"/>
    <w:rsid w:val="0084789B"/>
    <w:rsid w:val="00850057"/>
    <w:rsid w:val="0085224F"/>
    <w:rsid w:val="008556A2"/>
    <w:rsid w:val="00855C8E"/>
    <w:rsid w:val="00856423"/>
    <w:rsid w:val="0085695E"/>
    <w:rsid w:val="0085774D"/>
    <w:rsid w:val="008602B2"/>
    <w:rsid w:val="00860561"/>
    <w:rsid w:val="00861ADA"/>
    <w:rsid w:val="00864DF5"/>
    <w:rsid w:val="00865745"/>
    <w:rsid w:val="00865A24"/>
    <w:rsid w:val="00865E6B"/>
    <w:rsid w:val="008678BF"/>
    <w:rsid w:val="00870D56"/>
    <w:rsid w:val="00870F9A"/>
    <w:rsid w:val="00874CF2"/>
    <w:rsid w:val="00875884"/>
    <w:rsid w:val="00876805"/>
    <w:rsid w:val="00876977"/>
    <w:rsid w:val="00880A3E"/>
    <w:rsid w:val="00880B47"/>
    <w:rsid w:val="00880F48"/>
    <w:rsid w:val="008814BB"/>
    <w:rsid w:val="00881DA3"/>
    <w:rsid w:val="00882305"/>
    <w:rsid w:val="00882F17"/>
    <w:rsid w:val="00886444"/>
    <w:rsid w:val="00887341"/>
    <w:rsid w:val="00892A4A"/>
    <w:rsid w:val="00896F5A"/>
    <w:rsid w:val="008975C5"/>
    <w:rsid w:val="00897CAB"/>
    <w:rsid w:val="008A0EC1"/>
    <w:rsid w:val="008A107D"/>
    <w:rsid w:val="008A182B"/>
    <w:rsid w:val="008A19D3"/>
    <w:rsid w:val="008A1C9C"/>
    <w:rsid w:val="008A43FA"/>
    <w:rsid w:val="008A497C"/>
    <w:rsid w:val="008A4CE1"/>
    <w:rsid w:val="008A55A7"/>
    <w:rsid w:val="008A6529"/>
    <w:rsid w:val="008A782B"/>
    <w:rsid w:val="008B0755"/>
    <w:rsid w:val="008B2224"/>
    <w:rsid w:val="008B22E4"/>
    <w:rsid w:val="008B3C74"/>
    <w:rsid w:val="008B3EF3"/>
    <w:rsid w:val="008B426B"/>
    <w:rsid w:val="008B4500"/>
    <w:rsid w:val="008B50C2"/>
    <w:rsid w:val="008B5629"/>
    <w:rsid w:val="008C00FC"/>
    <w:rsid w:val="008C0794"/>
    <w:rsid w:val="008C2369"/>
    <w:rsid w:val="008C23F4"/>
    <w:rsid w:val="008C333B"/>
    <w:rsid w:val="008C6CA6"/>
    <w:rsid w:val="008D158E"/>
    <w:rsid w:val="008D17FD"/>
    <w:rsid w:val="008D1BBC"/>
    <w:rsid w:val="008D5655"/>
    <w:rsid w:val="008D5DF0"/>
    <w:rsid w:val="008D6B0A"/>
    <w:rsid w:val="008D6CD5"/>
    <w:rsid w:val="008D76AC"/>
    <w:rsid w:val="008D780C"/>
    <w:rsid w:val="008E1370"/>
    <w:rsid w:val="008E1F63"/>
    <w:rsid w:val="008E1F90"/>
    <w:rsid w:val="008E2382"/>
    <w:rsid w:val="008E27E6"/>
    <w:rsid w:val="008E2B15"/>
    <w:rsid w:val="008E2D4F"/>
    <w:rsid w:val="008E41C8"/>
    <w:rsid w:val="008E4434"/>
    <w:rsid w:val="008E4587"/>
    <w:rsid w:val="008E556B"/>
    <w:rsid w:val="008E55AD"/>
    <w:rsid w:val="008E5BDD"/>
    <w:rsid w:val="008E5E01"/>
    <w:rsid w:val="008E7B71"/>
    <w:rsid w:val="008F0E4B"/>
    <w:rsid w:val="008F30EE"/>
    <w:rsid w:val="008F448B"/>
    <w:rsid w:val="008F5612"/>
    <w:rsid w:val="008F6B21"/>
    <w:rsid w:val="00901343"/>
    <w:rsid w:val="00901646"/>
    <w:rsid w:val="009018F4"/>
    <w:rsid w:val="00902A57"/>
    <w:rsid w:val="00903DA6"/>
    <w:rsid w:val="00904B2B"/>
    <w:rsid w:val="009054A3"/>
    <w:rsid w:val="00905F89"/>
    <w:rsid w:val="00906546"/>
    <w:rsid w:val="00906BF8"/>
    <w:rsid w:val="00906CB5"/>
    <w:rsid w:val="00906F39"/>
    <w:rsid w:val="00907DEF"/>
    <w:rsid w:val="00912110"/>
    <w:rsid w:val="00913A1D"/>
    <w:rsid w:val="0091440E"/>
    <w:rsid w:val="009201A6"/>
    <w:rsid w:val="009204EB"/>
    <w:rsid w:val="00920F61"/>
    <w:rsid w:val="009221BC"/>
    <w:rsid w:val="00922BCD"/>
    <w:rsid w:val="009233D3"/>
    <w:rsid w:val="00924828"/>
    <w:rsid w:val="0092517A"/>
    <w:rsid w:val="009263E5"/>
    <w:rsid w:val="0092688D"/>
    <w:rsid w:val="0092691C"/>
    <w:rsid w:val="00927B7D"/>
    <w:rsid w:val="009319CD"/>
    <w:rsid w:val="00932F8B"/>
    <w:rsid w:val="00934CC5"/>
    <w:rsid w:val="0093594D"/>
    <w:rsid w:val="009405AB"/>
    <w:rsid w:val="009406F7"/>
    <w:rsid w:val="00940B79"/>
    <w:rsid w:val="00941014"/>
    <w:rsid w:val="0094188F"/>
    <w:rsid w:val="00942E59"/>
    <w:rsid w:val="00943099"/>
    <w:rsid w:val="009435F9"/>
    <w:rsid w:val="00943651"/>
    <w:rsid w:val="009437AB"/>
    <w:rsid w:val="009437C1"/>
    <w:rsid w:val="00946457"/>
    <w:rsid w:val="00946CE0"/>
    <w:rsid w:val="00952CB0"/>
    <w:rsid w:val="009536FA"/>
    <w:rsid w:val="0095516C"/>
    <w:rsid w:val="009554D6"/>
    <w:rsid w:val="009560A2"/>
    <w:rsid w:val="00956D53"/>
    <w:rsid w:val="009615E1"/>
    <w:rsid w:val="009615FE"/>
    <w:rsid w:val="0096338C"/>
    <w:rsid w:val="00963C8E"/>
    <w:rsid w:val="009704CC"/>
    <w:rsid w:val="00970706"/>
    <w:rsid w:val="00970FD3"/>
    <w:rsid w:val="00971B37"/>
    <w:rsid w:val="00972108"/>
    <w:rsid w:val="009727D9"/>
    <w:rsid w:val="00974EB1"/>
    <w:rsid w:val="00977EC5"/>
    <w:rsid w:val="00980C03"/>
    <w:rsid w:val="00980C13"/>
    <w:rsid w:val="009832ED"/>
    <w:rsid w:val="0098382F"/>
    <w:rsid w:val="00986674"/>
    <w:rsid w:val="009875D6"/>
    <w:rsid w:val="00987774"/>
    <w:rsid w:val="00994479"/>
    <w:rsid w:val="009953A9"/>
    <w:rsid w:val="009A03C2"/>
    <w:rsid w:val="009A0BCE"/>
    <w:rsid w:val="009A0F61"/>
    <w:rsid w:val="009A1043"/>
    <w:rsid w:val="009A11A2"/>
    <w:rsid w:val="009A4F2B"/>
    <w:rsid w:val="009A61E4"/>
    <w:rsid w:val="009A6F3F"/>
    <w:rsid w:val="009B122B"/>
    <w:rsid w:val="009B1A35"/>
    <w:rsid w:val="009B4959"/>
    <w:rsid w:val="009B6D77"/>
    <w:rsid w:val="009B6DC7"/>
    <w:rsid w:val="009B73B1"/>
    <w:rsid w:val="009B74EE"/>
    <w:rsid w:val="009B7D73"/>
    <w:rsid w:val="009C517D"/>
    <w:rsid w:val="009C6231"/>
    <w:rsid w:val="009C6D3D"/>
    <w:rsid w:val="009D2612"/>
    <w:rsid w:val="009D2A39"/>
    <w:rsid w:val="009D58C6"/>
    <w:rsid w:val="009D5C81"/>
    <w:rsid w:val="009D61E3"/>
    <w:rsid w:val="009E04A6"/>
    <w:rsid w:val="009E1A81"/>
    <w:rsid w:val="009E27A9"/>
    <w:rsid w:val="009E38EC"/>
    <w:rsid w:val="009E4FB4"/>
    <w:rsid w:val="009E56E5"/>
    <w:rsid w:val="009F0614"/>
    <w:rsid w:val="009F0D18"/>
    <w:rsid w:val="009F36F9"/>
    <w:rsid w:val="009F4206"/>
    <w:rsid w:val="009F4CEA"/>
    <w:rsid w:val="009F5D53"/>
    <w:rsid w:val="009F6885"/>
    <w:rsid w:val="009F7395"/>
    <w:rsid w:val="00A00DB5"/>
    <w:rsid w:val="00A02CD5"/>
    <w:rsid w:val="00A031AD"/>
    <w:rsid w:val="00A04468"/>
    <w:rsid w:val="00A04582"/>
    <w:rsid w:val="00A04BF2"/>
    <w:rsid w:val="00A04CFC"/>
    <w:rsid w:val="00A0722C"/>
    <w:rsid w:val="00A07B6C"/>
    <w:rsid w:val="00A1008B"/>
    <w:rsid w:val="00A1043C"/>
    <w:rsid w:val="00A10ACE"/>
    <w:rsid w:val="00A1143B"/>
    <w:rsid w:val="00A11529"/>
    <w:rsid w:val="00A131B7"/>
    <w:rsid w:val="00A145FA"/>
    <w:rsid w:val="00A161F6"/>
    <w:rsid w:val="00A16A33"/>
    <w:rsid w:val="00A20AAF"/>
    <w:rsid w:val="00A21BAE"/>
    <w:rsid w:val="00A2277A"/>
    <w:rsid w:val="00A24815"/>
    <w:rsid w:val="00A260FD"/>
    <w:rsid w:val="00A266DA"/>
    <w:rsid w:val="00A272D3"/>
    <w:rsid w:val="00A302FE"/>
    <w:rsid w:val="00A30EED"/>
    <w:rsid w:val="00A31107"/>
    <w:rsid w:val="00A32B3E"/>
    <w:rsid w:val="00A40EEA"/>
    <w:rsid w:val="00A418A1"/>
    <w:rsid w:val="00A422FA"/>
    <w:rsid w:val="00A44250"/>
    <w:rsid w:val="00A44262"/>
    <w:rsid w:val="00A45FA1"/>
    <w:rsid w:val="00A473FC"/>
    <w:rsid w:val="00A47607"/>
    <w:rsid w:val="00A5173D"/>
    <w:rsid w:val="00A51895"/>
    <w:rsid w:val="00A522C8"/>
    <w:rsid w:val="00A5265E"/>
    <w:rsid w:val="00A52DEA"/>
    <w:rsid w:val="00A541D8"/>
    <w:rsid w:val="00A547F8"/>
    <w:rsid w:val="00A54CBA"/>
    <w:rsid w:val="00A55900"/>
    <w:rsid w:val="00A5733A"/>
    <w:rsid w:val="00A60818"/>
    <w:rsid w:val="00A6119C"/>
    <w:rsid w:val="00A6162B"/>
    <w:rsid w:val="00A61E41"/>
    <w:rsid w:val="00A62F99"/>
    <w:rsid w:val="00A63229"/>
    <w:rsid w:val="00A6415D"/>
    <w:rsid w:val="00A649F9"/>
    <w:rsid w:val="00A665EC"/>
    <w:rsid w:val="00A66675"/>
    <w:rsid w:val="00A66AA5"/>
    <w:rsid w:val="00A67D1F"/>
    <w:rsid w:val="00A70B22"/>
    <w:rsid w:val="00A717FC"/>
    <w:rsid w:val="00A72965"/>
    <w:rsid w:val="00A72F68"/>
    <w:rsid w:val="00A7301B"/>
    <w:rsid w:val="00A750E1"/>
    <w:rsid w:val="00A75576"/>
    <w:rsid w:val="00A759A0"/>
    <w:rsid w:val="00A777C9"/>
    <w:rsid w:val="00A8114B"/>
    <w:rsid w:val="00A82118"/>
    <w:rsid w:val="00A83AC0"/>
    <w:rsid w:val="00A8509C"/>
    <w:rsid w:val="00A870DB"/>
    <w:rsid w:val="00A914A3"/>
    <w:rsid w:val="00A91B6D"/>
    <w:rsid w:val="00A925AA"/>
    <w:rsid w:val="00A92615"/>
    <w:rsid w:val="00A92A9B"/>
    <w:rsid w:val="00A930F0"/>
    <w:rsid w:val="00A94207"/>
    <w:rsid w:val="00A94766"/>
    <w:rsid w:val="00A94DA6"/>
    <w:rsid w:val="00A97004"/>
    <w:rsid w:val="00A976CA"/>
    <w:rsid w:val="00AA0C56"/>
    <w:rsid w:val="00AA19F1"/>
    <w:rsid w:val="00AA26B5"/>
    <w:rsid w:val="00AA3D9A"/>
    <w:rsid w:val="00AA4F88"/>
    <w:rsid w:val="00AA61E8"/>
    <w:rsid w:val="00AA6F3C"/>
    <w:rsid w:val="00AA6FB4"/>
    <w:rsid w:val="00AA7405"/>
    <w:rsid w:val="00AA7A44"/>
    <w:rsid w:val="00AB006F"/>
    <w:rsid w:val="00AB02EB"/>
    <w:rsid w:val="00AB466C"/>
    <w:rsid w:val="00AB46BE"/>
    <w:rsid w:val="00AB4EA4"/>
    <w:rsid w:val="00AB75E5"/>
    <w:rsid w:val="00AC248F"/>
    <w:rsid w:val="00AC36F9"/>
    <w:rsid w:val="00AC5AB1"/>
    <w:rsid w:val="00AC6A5B"/>
    <w:rsid w:val="00AC717C"/>
    <w:rsid w:val="00AD0BDA"/>
    <w:rsid w:val="00AD1656"/>
    <w:rsid w:val="00AD28BD"/>
    <w:rsid w:val="00AD4BCC"/>
    <w:rsid w:val="00AD4D68"/>
    <w:rsid w:val="00AD62B1"/>
    <w:rsid w:val="00AD7C33"/>
    <w:rsid w:val="00AE0C4A"/>
    <w:rsid w:val="00AE40E4"/>
    <w:rsid w:val="00AE4B31"/>
    <w:rsid w:val="00AE5FB2"/>
    <w:rsid w:val="00AF097D"/>
    <w:rsid w:val="00AF2DB1"/>
    <w:rsid w:val="00AF3B84"/>
    <w:rsid w:val="00AF3D68"/>
    <w:rsid w:val="00AF4575"/>
    <w:rsid w:val="00AF4586"/>
    <w:rsid w:val="00AF4CF4"/>
    <w:rsid w:val="00AF515F"/>
    <w:rsid w:val="00AF548B"/>
    <w:rsid w:val="00AF66B3"/>
    <w:rsid w:val="00B00C8B"/>
    <w:rsid w:val="00B03A26"/>
    <w:rsid w:val="00B0468F"/>
    <w:rsid w:val="00B064B0"/>
    <w:rsid w:val="00B06F79"/>
    <w:rsid w:val="00B11013"/>
    <w:rsid w:val="00B11D09"/>
    <w:rsid w:val="00B11DA7"/>
    <w:rsid w:val="00B131C4"/>
    <w:rsid w:val="00B13517"/>
    <w:rsid w:val="00B17EDE"/>
    <w:rsid w:val="00B2169D"/>
    <w:rsid w:val="00B229D1"/>
    <w:rsid w:val="00B2414C"/>
    <w:rsid w:val="00B2465F"/>
    <w:rsid w:val="00B26511"/>
    <w:rsid w:val="00B268E8"/>
    <w:rsid w:val="00B272D8"/>
    <w:rsid w:val="00B32AD4"/>
    <w:rsid w:val="00B353A7"/>
    <w:rsid w:val="00B37003"/>
    <w:rsid w:val="00B4105E"/>
    <w:rsid w:val="00B41CD7"/>
    <w:rsid w:val="00B470A5"/>
    <w:rsid w:val="00B50454"/>
    <w:rsid w:val="00B51458"/>
    <w:rsid w:val="00B549B8"/>
    <w:rsid w:val="00B55E68"/>
    <w:rsid w:val="00B565BF"/>
    <w:rsid w:val="00B56B11"/>
    <w:rsid w:val="00B6440B"/>
    <w:rsid w:val="00B6447D"/>
    <w:rsid w:val="00B65AD6"/>
    <w:rsid w:val="00B65C7A"/>
    <w:rsid w:val="00B673F0"/>
    <w:rsid w:val="00B677C1"/>
    <w:rsid w:val="00B72165"/>
    <w:rsid w:val="00B73940"/>
    <w:rsid w:val="00B741EB"/>
    <w:rsid w:val="00B7692A"/>
    <w:rsid w:val="00B76EAC"/>
    <w:rsid w:val="00B77618"/>
    <w:rsid w:val="00B7775F"/>
    <w:rsid w:val="00B81455"/>
    <w:rsid w:val="00B820A4"/>
    <w:rsid w:val="00B8732F"/>
    <w:rsid w:val="00B909D2"/>
    <w:rsid w:val="00B90E57"/>
    <w:rsid w:val="00B9191E"/>
    <w:rsid w:val="00B91B32"/>
    <w:rsid w:val="00B933EA"/>
    <w:rsid w:val="00B939E5"/>
    <w:rsid w:val="00B95F04"/>
    <w:rsid w:val="00B96985"/>
    <w:rsid w:val="00B978C3"/>
    <w:rsid w:val="00BA46F0"/>
    <w:rsid w:val="00BB2D6E"/>
    <w:rsid w:val="00BB3429"/>
    <w:rsid w:val="00BB7292"/>
    <w:rsid w:val="00BB7893"/>
    <w:rsid w:val="00BC3427"/>
    <w:rsid w:val="00BC3830"/>
    <w:rsid w:val="00BC4419"/>
    <w:rsid w:val="00BC488B"/>
    <w:rsid w:val="00BC5F4E"/>
    <w:rsid w:val="00BD1BFF"/>
    <w:rsid w:val="00BD206A"/>
    <w:rsid w:val="00BD2476"/>
    <w:rsid w:val="00BD43D7"/>
    <w:rsid w:val="00BD4882"/>
    <w:rsid w:val="00BD6DF2"/>
    <w:rsid w:val="00BD7C20"/>
    <w:rsid w:val="00BE2068"/>
    <w:rsid w:val="00BE2240"/>
    <w:rsid w:val="00BE2F2C"/>
    <w:rsid w:val="00BE31A4"/>
    <w:rsid w:val="00BE37BF"/>
    <w:rsid w:val="00BE3D04"/>
    <w:rsid w:val="00BE41C3"/>
    <w:rsid w:val="00BE5F8C"/>
    <w:rsid w:val="00BF011A"/>
    <w:rsid w:val="00BF0D90"/>
    <w:rsid w:val="00BF0E9A"/>
    <w:rsid w:val="00BF2A73"/>
    <w:rsid w:val="00BF687B"/>
    <w:rsid w:val="00C00240"/>
    <w:rsid w:val="00C041C4"/>
    <w:rsid w:val="00C047D9"/>
    <w:rsid w:val="00C05474"/>
    <w:rsid w:val="00C05C55"/>
    <w:rsid w:val="00C06A66"/>
    <w:rsid w:val="00C07A61"/>
    <w:rsid w:val="00C106B3"/>
    <w:rsid w:val="00C10D81"/>
    <w:rsid w:val="00C12BEA"/>
    <w:rsid w:val="00C13003"/>
    <w:rsid w:val="00C1508E"/>
    <w:rsid w:val="00C208D7"/>
    <w:rsid w:val="00C20B48"/>
    <w:rsid w:val="00C224D7"/>
    <w:rsid w:val="00C2360F"/>
    <w:rsid w:val="00C23988"/>
    <w:rsid w:val="00C24043"/>
    <w:rsid w:val="00C26DAA"/>
    <w:rsid w:val="00C270E2"/>
    <w:rsid w:val="00C27B12"/>
    <w:rsid w:val="00C30678"/>
    <w:rsid w:val="00C3375B"/>
    <w:rsid w:val="00C337C5"/>
    <w:rsid w:val="00C352A5"/>
    <w:rsid w:val="00C35CBE"/>
    <w:rsid w:val="00C402E8"/>
    <w:rsid w:val="00C41C7C"/>
    <w:rsid w:val="00C44016"/>
    <w:rsid w:val="00C44AF7"/>
    <w:rsid w:val="00C45E47"/>
    <w:rsid w:val="00C50689"/>
    <w:rsid w:val="00C51E2E"/>
    <w:rsid w:val="00C52284"/>
    <w:rsid w:val="00C52A05"/>
    <w:rsid w:val="00C548E3"/>
    <w:rsid w:val="00C6051A"/>
    <w:rsid w:val="00C610AC"/>
    <w:rsid w:val="00C618AC"/>
    <w:rsid w:val="00C63388"/>
    <w:rsid w:val="00C638F2"/>
    <w:rsid w:val="00C6439B"/>
    <w:rsid w:val="00C6462D"/>
    <w:rsid w:val="00C646C3"/>
    <w:rsid w:val="00C64BD0"/>
    <w:rsid w:val="00C64CD1"/>
    <w:rsid w:val="00C6714D"/>
    <w:rsid w:val="00C7015E"/>
    <w:rsid w:val="00C704DD"/>
    <w:rsid w:val="00C71163"/>
    <w:rsid w:val="00C73082"/>
    <w:rsid w:val="00C76C48"/>
    <w:rsid w:val="00C84927"/>
    <w:rsid w:val="00C84959"/>
    <w:rsid w:val="00C863CF"/>
    <w:rsid w:val="00C86A7A"/>
    <w:rsid w:val="00C87AB2"/>
    <w:rsid w:val="00C905ED"/>
    <w:rsid w:val="00C94170"/>
    <w:rsid w:val="00C94B5D"/>
    <w:rsid w:val="00C957B5"/>
    <w:rsid w:val="00C97A1D"/>
    <w:rsid w:val="00CA0083"/>
    <w:rsid w:val="00CA0384"/>
    <w:rsid w:val="00CA08C6"/>
    <w:rsid w:val="00CA1E19"/>
    <w:rsid w:val="00CA6445"/>
    <w:rsid w:val="00CA645B"/>
    <w:rsid w:val="00CA6FFD"/>
    <w:rsid w:val="00CA7AA9"/>
    <w:rsid w:val="00CA7F69"/>
    <w:rsid w:val="00CB0342"/>
    <w:rsid w:val="00CB1C2C"/>
    <w:rsid w:val="00CB22A7"/>
    <w:rsid w:val="00CB3569"/>
    <w:rsid w:val="00CB3F57"/>
    <w:rsid w:val="00CB404E"/>
    <w:rsid w:val="00CB4539"/>
    <w:rsid w:val="00CB4DB1"/>
    <w:rsid w:val="00CB6658"/>
    <w:rsid w:val="00CB66E1"/>
    <w:rsid w:val="00CB6769"/>
    <w:rsid w:val="00CB7B9E"/>
    <w:rsid w:val="00CC2A52"/>
    <w:rsid w:val="00CC2EC0"/>
    <w:rsid w:val="00CC487B"/>
    <w:rsid w:val="00CC52A7"/>
    <w:rsid w:val="00CC52DE"/>
    <w:rsid w:val="00CC5E2B"/>
    <w:rsid w:val="00CD1909"/>
    <w:rsid w:val="00CD21D3"/>
    <w:rsid w:val="00CD241C"/>
    <w:rsid w:val="00CD247E"/>
    <w:rsid w:val="00CD2A16"/>
    <w:rsid w:val="00CD3CDA"/>
    <w:rsid w:val="00CD4A29"/>
    <w:rsid w:val="00CD5BA3"/>
    <w:rsid w:val="00CD732F"/>
    <w:rsid w:val="00CE0052"/>
    <w:rsid w:val="00CE0497"/>
    <w:rsid w:val="00CE0783"/>
    <w:rsid w:val="00CE1322"/>
    <w:rsid w:val="00CE18AD"/>
    <w:rsid w:val="00CE1B39"/>
    <w:rsid w:val="00CE23E5"/>
    <w:rsid w:val="00CE2687"/>
    <w:rsid w:val="00CE2EE6"/>
    <w:rsid w:val="00CE3415"/>
    <w:rsid w:val="00CE4EA6"/>
    <w:rsid w:val="00CE68B4"/>
    <w:rsid w:val="00CE6B49"/>
    <w:rsid w:val="00CE74EB"/>
    <w:rsid w:val="00CE7FA4"/>
    <w:rsid w:val="00CF11E5"/>
    <w:rsid w:val="00CF2ED2"/>
    <w:rsid w:val="00CF62AF"/>
    <w:rsid w:val="00CF79B2"/>
    <w:rsid w:val="00D01987"/>
    <w:rsid w:val="00D05002"/>
    <w:rsid w:val="00D11F00"/>
    <w:rsid w:val="00D1278C"/>
    <w:rsid w:val="00D13334"/>
    <w:rsid w:val="00D14F8C"/>
    <w:rsid w:val="00D15EAA"/>
    <w:rsid w:val="00D16A78"/>
    <w:rsid w:val="00D218E5"/>
    <w:rsid w:val="00D230A8"/>
    <w:rsid w:val="00D235E4"/>
    <w:rsid w:val="00D23A5E"/>
    <w:rsid w:val="00D2496B"/>
    <w:rsid w:val="00D24C74"/>
    <w:rsid w:val="00D25E29"/>
    <w:rsid w:val="00D2733A"/>
    <w:rsid w:val="00D3044D"/>
    <w:rsid w:val="00D3071A"/>
    <w:rsid w:val="00D3194D"/>
    <w:rsid w:val="00D3288B"/>
    <w:rsid w:val="00D33B45"/>
    <w:rsid w:val="00D37807"/>
    <w:rsid w:val="00D37C95"/>
    <w:rsid w:val="00D40ABC"/>
    <w:rsid w:val="00D42B1A"/>
    <w:rsid w:val="00D43391"/>
    <w:rsid w:val="00D44482"/>
    <w:rsid w:val="00D47585"/>
    <w:rsid w:val="00D47BB0"/>
    <w:rsid w:val="00D47F83"/>
    <w:rsid w:val="00D506D6"/>
    <w:rsid w:val="00D50EBD"/>
    <w:rsid w:val="00D51830"/>
    <w:rsid w:val="00D51CBF"/>
    <w:rsid w:val="00D52352"/>
    <w:rsid w:val="00D53B8C"/>
    <w:rsid w:val="00D56E49"/>
    <w:rsid w:val="00D57797"/>
    <w:rsid w:val="00D65686"/>
    <w:rsid w:val="00D6654B"/>
    <w:rsid w:val="00D70496"/>
    <w:rsid w:val="00D71E65"/>
    <w:rsid w:val="00D722EC"/>
    <w:rsid w:val="00D727C2"/>
    <w:rsid w:val="00D759D6"/>
    <w:rsid w:val="00D76EB5"/>
    <w:rsid w:val="00D76FE0"/>
    <w:rsid w:val="00D7794E"/>
    <w:rsid w:val="00D80B35"/>
    <w:rsid w:val="00D818EC"/>
    <w:rsid w:val="00D82CC9"/>
    <w:rsid w:val="00D83796"/>
    <w:rsid w:val="00D8447D"/>
    <w:rsid w:val="00D855A2"/>
    <w:rsid w:val="00D85F0F"/>
    <w:rsid w:val="00D86CC1"/>
    <w:rsid w:val="00D90146"/>
    <w:rsid w:val="00D93C8D"/>
    <w:rsid w:val="00D93F19"/>
    <w:rsid w:val="00D94140"/>
    <w:rsid w:val="00D943BE"/>
    <w:rsid w:val="00D94BD9"/>
    <w:rsid w:val="00D95640"/>
    <w:rsid w:val="00D964DB"/>
    <w:rsid w:val="00DA043F"/>
    <w:rsid w:val="00DA4287"/>
    <w:rsid w:val="00DA5703"/>
    <w:rsid w:val="00DA7EF9"/>
    <w:rsid w:val="00DB200A"/>
    <w:rsid w:val="00DB3611"/>
    <w:rsid w:val="00DB46AA"/>
    <w:rsid w:val="00DB4C4F"/>
    <w:rsid w:val="00DB5F55"/>
    <w:rsid w:val="00DB6E94"/>
    <w:rsid w:val="00DB7D0C"/>
    <w:rsid w:val="00DC02DF"/>
    <w:rsid w:val="00DC0639"/>
    <w:rsid w:val="00DC08BA"/>
    <w:rsid w:val="00DC1011"/>
    <w:rsid w:val="00DC1417"/>
    <w:rsid w:val="00DC16B0"/>
    <w:rsid w:val="00DC18F7"/>
    <w:rsid w:val="00DC301D"/>
    <w:rsid w:val="00DC508B"/>
    <w:rsid w:val="00DC50D7"/>
    <w:rsid w:val="00DC545C"/>
    <w:rsid w:val="00DC612E"/>
    <w:rsid w:val="00DC7426"/>
    <w:rsid w:val="00DD1A6C"/>
    <w:rsid w:val="00DD40BD"/>
    <w:rsid w:val="00DD7E35"/>
    <w:rsid w:val="00DE06BB"/>
    <w:rsid w:val="00DE1387"/>
    <w:rsid w:val="00DE272F"/>
    <w:rsid w:val="00DE3756"/>
    <w:rsid w:val="00DE3CA1"/>
    <w:rsid w:val="00DE4177"/>
    <w:rsid w:val="00DE41BE"/>
    <w:rsid w:val="00DE570C"/>
    <w:rsid w:val="00DE6591"/>
    <w:rsid w:val="00DF1D4E"/>
    <w:rsid w:val="00DF4A63"/>
    <w:rsid w:val="00DF5D26"/>
    <w:rsid w:val="00DF5D66"/>
    <w:rsid w:val="00DF5FE6"/>
    <w:rsid w:val="00DF6572"/>
    <w:rsid w:val="00E0039B"/>
    <w:rsid w:val="00E00DB6"/>
    <w:rsid w:val="00E024A6"/>
    <w:rsid w:val="00E028C4"/>
    <w:rsid w:val="00E0480B"/>
    <w:rsid w:val="00E05F59"/>
    <w:rsid w:val="00E0657D"/>
    <w:rsid w:val="00E06FD5"/>
    <w:rsid w:val="00E07232"/>
    <w:rsid w:val="00E07769"/>
    <w:rsid w:val="00E14709"/>
    <w:rsid w:val="00E159B7"/>
    <w:rsid w:val="00E162F6"/>
    <w:rsid w:val="00E167B7"/>
    <w:rsid w:val="00E22174"/>
    <w:rsid w:val="00E22283"/>
    <w:rsid w:val="00E224F3"/>
    <w:rsid w:val="00E230EE"/>
    <w:rsid w:val="00E23388"/>
    <w:rsid w:val="00E24524"/>
    <w:rsid w:val="00E25273"/>
    <w:rsid w:val="00E2571C"/>
    <w:rsid w:val="00E25CFA"/>
    <w:rsid w:val="00E26878"/>
    <w:rsid w:val="00E26D16"/>
    <w:rsid w:val="00E30717"/>
    <w:rsid w:val="00E3087C"/>
    <w:rsid w:val="00E30AC7"/>
    <w:rsid w:val="00E31437"/>
    <w:rsid w:val="00E32007"/>
    <w:rsid w:val="00E33EF4"/>
    <w:rsid w:val="00E349D6"/>
    <w:rsid w:val="00E36CDE"/>
    <w:rsid w:val="00E3726A"/>
    <w:rsid w:val="00E4014F"/>
    <w:rsid w:val="00E402B2"/>
    <w:rsid w:val="00E40C85"/>
    <w:rsid w:val="00E41233"/>
    <w:rsid w:val="00E43DF1"/>
    <w:rsid w:val="00E4424C"/>
    <w:rsid w:val="00E4640A"/>
    <w:rsid w:val="00E51702"/>
    <w:rsid w:val="00E52D69"/>
    <w:rsid w:val="00E5399C"/>
    <w:rsid w:val="00E5676E"/>
    <w:rsid w:val="00E569FE"/>
    <w:rsid w:val="00E61A23"/>
    <w:rsid w:val="00E62A27"/>
    <w:rsid w:val="00E63EE6"/>
    <w:rsid w:val="00E645F4"/>
    <w:rsid w:val="00E70918"/>
    <w:rsid w:val="00E70A22"/>
    <w:rsid w:val="00E71AAF"/>
    <w:rsid w:val="00E73C41"/>
    <w:rsid w:val="00E74E78"/>
    <w:rsid w:val="00E75507"/>
    <w:rsid w:val="00E75BCF"/>
    <w:rsid w:val="00E7798F"/>
    <w:rsid w:val="00E80484"/>
    <w:rsid w:val="00E8115B"/>
    <w:rsid w:val="00E8184C"/>
    <w:rsid w:val="00E8188C"/>
    <w:rsid w:val="00E83736"/>
    <w:rsid w:val="00E84CC8"/>
    <w:rsid w:val="00E857C9"/>
    <w:rsid w:val="00E85856"/>
    <w:rsid w:val="00E918C5"/>
    <w:rsid w:val="00E927F7"/>
    <w:rsid w:val="00E92801"/>
    <w:rsid w:val="00E92C2A"/>
    <w:rsid w:val="00E92C7C"/>
    <w:rsid w:val="00E93230"/>
    <w:rsid w:val="00E937BF"/>
    <w:rsid w:val="00E93B74"/>
    <w:rsid w:val="00E948E4"/>
    <w:rsid w:val="00E95133"/>
    <w:rsid w:val="00E958AA"/>
    <w:rsid w:val="00E97A8F"/>
    <w:rsid w:val="00EA066E"/>
    <w:rsid w:val="00EA06C1"/>
    <w:rsid w:val="00EA0C0B"/>
    <w:rsid w:val="00EA1187"/>
    <w:rsid w:val="00EA26EA"/>
    <w:rsid w:val="00EA459E"/>
    <w:rsid w:val="00EA4AF8"/>
    <w:rsid w:val="00EB021D"/>
    <w:rsid w:val="00EB13CD"/>
    <w:rsid w:val="00EB3051"/>
    <w:rsid w:val="00EB45AC"/>
    <w:rsid w:val="00EB6C2E"/>
    <w:rsid w:val="00EB7A68"/>
    <w:rsid w:val="00EC27AF"/>
    <w:rsid w:val="00EC2F7F"/>
    <w:rsid w:val="00EC378E"/>
    <w:rsid w:val="00EC445B"/>
    <w:rsid w:val="00EC4D2B"/>
    <w:rsid w:val="00EC5D1F"/>
    <w:rsid w:val="00EC770B"/>
    <w:rsid w:val="00EC7AC0"/>
    <w:rsid w:val="00ED0869"/>
    <w:rsid w:val="00ED391C"/>
    <w:rsid w:val="00ED3CAE"/>
    <w:rsid w:val="00ED4A8B"/>
    <w:rsid w:val="00ED598D"/>
    <w:rsid w:val="00ED752F"/>
    <w:rsid w:val="00EE023F"/>
    <w:rsid w:val="00EE0A53"/>
    <w:rsid w:val="00EE2437"/>
    <w:rsid w:val="00EE4C2F"/>
    <w:rsid w:val="00EF0CDE"/>
    <w:rsid w:val="00EF291A"/>
    <w:rsid w:val="00EF3D7B"/>
    <w:rsid w:val="00EF496D"/>
    <w:rsid w:val="00F01B7C"/>
    <w:rsid w:val="00F01E4F"/>
    <w:rsid w:val="00F03E29"/>
    <w:rsid w:val="00F048FA"/>
    <w:rsid w:val="00F0522E"/>
    <w:rsid w:val="00F06FA3"/>
    <w:rsid w:val="00F0745B"/>
    <w:rsid w:val="00F107C9"/>
    <w:rsid w:val="00F13046"/>
    <w:rsid w:val="00F13880"/>
    <w:rsid w:val="00F13E30"/>
    <w:rsid w:val="00F140AA"/>
    <w:rsid w:val="00F17E8D"/>
    <w:rsid w:val="00F204EF"/>
    <w:rsid w:val="00F20E44"/>
    <w:rsid w:val="00F21300"/>
    <w:rsid w:val="00F22E17"/>
    <w:rsid w:val="00F245DD"/>
    <w:rsid w:val="00F25028"/>
    <w:rsid w:val="00F25C87"/>
    <w:rsid w:val="00F27114"/>
    <w:rsid w:val="00F2797F"/>
    <w:rsid w:val="00F27CDB"/>
    <w:rsid w:val="00F310A6"/>
    <w:rsid w:val="00F3311A"/>
    <w:rsid w:val="00F3365A"/>
    <w:rsid w:val="00F34243"/>
    <w:rsid w:val="00F3706F"/>
    <w:rsid w:val="00F3750B"/>
    <w:rsid w:val="00F41C54"/>
    <w:rsid w:val="00F42156"/>
    <w:rsid w:val="00F423C6"/>
    <w:rsid w:val="00F42445"/>
    <w:rsid w:val="00F43418"/>
    <w:rsid w:val="00F43ABA"/>
    <w:rsid w:val="00F4445D"/>
    <w:rsid w:val="00F52442"/>
    <w:rsid w:val="00F53A28"/>
    <w:rsid w:val="00F56950"/>
    <w:rsid w:val="00F60DC5"/>
    <w:rsid w:val="00F62B12"/>
    <w:rsid w:val="00F64120"/>
    <w:rsid w:val="00F64AF6"/>
    <w:rsid w:val="00F64BD3"/>
    <w:rsid w:val="00F650CA"/>
    <w:rsid w:val="00F65127"/>
    <w:rsid w:val="00F66E5E"/>
    <w:rsid w:val="00F67500"/>
    <w:rsid w:val="00F67879"/>
    <w:rsid w:val="00F74F0C"/>
    <w:rsid w:val="00F759D6"/>
    <w:rsid w:val="00F75E46"/>
    <w:rsid w:val="00F775DB"/>
    <w:rsid w:val="00F80E34"/>
    <w:rsid w:val="00F81415"/>
    <w:rsid w:val="00F81CC3"/>
    <w:rsid w:val="00F83FA0"/>
    <w:rsid w:val="00F855BD"/>
    <w:rsid w:val="00F87679"/>
    <w:rsid w:val="00F9207E"/>
    <w:rsid w:val="00F92418"/>
    <w:rsid w:val="00F93186"/>
    <w:rsid w:val="00F951EC"/>
    <w:rsid w:val="00F959B3"/>
    <w:rsid w:val="00F96D44"/>
    <w:rsid w:val="00F97FAD"/>
    <w:rsid w:val="00FA2668"/>
    <w:rsid w:val="00FA2923"/>
    <w:rsid w:val="00FA2A6C"/>
    <w:rsid w:val="00FA39F7"/>
    <w:rsid w:val="00FA46E9"/>
    <w:rsid w:val="00FB0D7F"/>
    <w:rsid w:val="00FB18CD"/>
    <w:rsid w:val="00FB2AE5"/>
    <w:rsid w:val="00FB3A34"/>
    <w:rsid w:val="00FB51E0"/>
    <w:rsid w:val="00FB5368"/>
    <w:rsid w:val="00FB5542"/>
    <w:rsid w:val="00FB62A7"/>
    <w:rsid w:val="00FB6F0A"/>
    <w:rsid w:val="00FB7F4F"/>
    <w:rsid w:val="00FC051A"/>
    <w:rsid w:val="00FC0565"/>
    <w:rsid w:val="00FC1991"/>
    <w:rsid w:val="00FC19FA"/>
    <w:rsid w:val="00FC38CD"/>
    <w:rsid w:val="00FC47D1"/>
    <w:rsid w:val="00FC7FF0"/>
    <w:rsid w:val="00FD0DE3"/>
    <w:rsid w:val="00FD0EF2"/>
    <w:rsid w:val="00FD33F1"/>
    <w:rsid w:val="00FD423E"/>
    <w:rsid w:val="00FD435A"/>
    <w:rsid w:val="00FD5357"/>
    <w:rsid w:val="00FD6CAE"/>
    <w:rsid w:val="00FE0CEF"/>
    <w:rsid w:val="00FE2651"/>
    <w:rsid w:val="00FE495C"/>
    <w:rsid w:val="00FE4CFE"/>
    <w:rsid w:val="00FE592A"/>
    <w:rsid w:val="00FE7B58"/>
    <w:rsid w:val="00FF10E2"/>
    <w:rsid w:val="00FF1E54"/>
    <w:rsid w:val="00FF362A"/>
    <w:rsid w:val="00FF38B8"/>
    <w:rsid w:val="00FF445E"/>
    <w:rsid w:val="02554BB8"/>
    <w:rsid w:val="0296D171"/>
    <w:rsid w:val="03D2BFD7"/>
    <w:rsid w:val="0406D340"/>
    <w:rsid w:val="0558B484"/>
    <w:rsid w:val="056E6843"/>
    <w:rsid w:val="06986D1D"/>
    <w:rsid w:val="06FE03F5"/>
    <w:rsid w:val="077C3F9E"/>
    <w:rsid w:val="0853B084"/>
    <w:rsid w:val="08B6F9D4"/>
    <w:rsid w:val="0922EDC1"/>
    <w:rsid w:val="0942B7B7"/>
    <w:rsid w:val="09B80627"/>
    <w:rsid w:val="0A0DD346"/>
    <w:rsid w:val="0AE59FAB"/>
    <w:rsid w:val="0B01FAE0"/>
    <w:rsid w:val="0C8C906A"/>
    <w:rsid w:val="0D5C0BB4"/>
    <w:rsid w:val="0DBD0F56"/>
    <w:rsid w:val="0FCC5088"/>
    <w:rsid w:val="1098D775"/>
    <w:rsid w:val="11ECBB8F"/>
    <w:rsid w:val="12908079"/>
    <w:rsid w:val="13A05865"/>
    <w:rsid w:val="141BE967"/>
    <w:rsid w:val="14CCBF2D"/>
    <w:rsid w:val="14E99144"/>
    <w:rsid w:val="16252C36"/>
    <w:rsid w:val="167CCA55"/>
    <w:rsid w:val="1726E396"/>
    <w:rsid w:val="17B0BDDF"/>
    <w:rsid w:val="180182C9"/>
    <w:rsid w:val="1A0C951B"/>
    <w:rsid w:val="1A2E4C13"/>
    <w:rsid w:val="1ABE92E5"/>
    <w:rsid w:val="1B5027A8"/>
    <w:rsid w:val="1CB94BE0"/>
    <w:rsid w:val="1CE7301F"/>
    <w:rsid w:val="1CFF4C49"/>
    <w:rsid w:val="1DCB9A24"/>
    <w:rsid w:val="1E089D6E"/>
    <w:rsid w:val="1F7B1515"/>
    <w:rsid w:val="1FE17EBD"/>
    <w:rsid w:val="20464C01"/>
    <w:rsid w:val="20BE0B07"/>
    <w:rsid w:val="20F4BB7C"/>
    <w:rsid w:val="22A065EE"/>
    <w:rsid w:val="22B03FFF"/>
    <w:rsid w:val="22F687AD"/>
    <w:rsid w:val="232174D2"/>
    <w:rsid w:val="24302963"/>
    <w:rsid w:val="245A6A9F"/>
    <w:rsid w:val="246E9296"/>
    <w:rsid w:val="24D748A8"/>
    <w:rsid w:val="252772B2"/>
    <w:rsid w:val="26591594"/>
    <w:rsid w:val="26762E5A"/>
    <w:rsid w:val="269FCD87"/>
    <w:rsid w:val="27073F75"/>
    <w:rsid w:val="270F8D24"/>
    <w:rsid w:val="2812318C"/>
    <w:rsid w:val="2854AFFC"/>
    <w:rsid w:val="2BA5C68B"/>
    <w:rsid w:val="2E2B54DD"/>
    <w:rsid w:val="2F644534"/>
    <w:rsid w:val="2F749E8B"/>
    <w:rsid w:val="302BF67A"/>
    <w:rsid w:val="314B8017"/>
    <w:rsid w:val="31BEA378"/>
    <w:rsid w:val="3236BF07"/>
    <w:rsid w:val="342AB96C"/>
    <w:rsid w:val="3528D162"/>
    <w:rsid w:val="35A37CA7"/>
    <w:rsid w:val="35D49D76"/>
    <w:rsid w:val="37FDC04C"/>
    <w:rsid w:val="39A497B7"/>
    <w:rsid w:val="3B2381DC"/>
    <w:rsid w:val="3B4D27AA"/>
    <w:rsid w:val="3BF75B14"/>
    <w:rsid w:val="3CA26D85"/>
    <w:rsid w:val="3D199661"/>
    <w:rsid w:val="3E80FF2E"/>
    <w:rsid w:val="3E93A65E"/>
    <w:rsid w:val="3E99CC81"/>
    <w:rsid w:val="3EB423CE"/>
    <w:rsid w:val="3EE202D0"/>
    <w:rsid w:val="3F596EB5"/>
    <w:rsid w:val="418D0AF0"/>
    <w:rsid w:val="41D39DD6"/>
    <w:rsid w:val="41F8A3E8"/>
    <w:rsid w:val="4200E0D7"/>
    <w:rsid w:val="420A48C7"/>
    <w:rsid w:val="42A4A82E"/>
    <w:rsid w:val="430C840A"/>
    <w:rsid w:val="4409C81A"/>
    <w:rsid w:val="444CC5D0"/>
    <w:rsid w:val="45984D0E"/>
    <w:rsid w:val="45FC37FA"/>
    <w:rsid w:val="465BB992"/>
    <w:rsid w:val="469589DE"/>
    <w:rsid w:val="46C234A8"/>
    <w:rsid w:val="4700D2A3"/>
    <w:rsid w:val="478D3184"/>
    <w:rsid w:val="47E680F2"/>
    <w:rsid w:val="485E2CCD"/>
    <w:rsid w:val="4942CF6B"/>
    <w:rsid w:val="4981125D"/>
    <w:rsid w:val="4B4F512E"/>
    <w:rsid w:val="4E7AA197"/>
    <w:rsid w:val="4F02C90D"/>
    <w:rsid w:val="4F3D3828"/>
    <w:rsid w:val="4F56057B"/>
    <w:rsid w:val="4F82F753"/>
    <w:rsid w:val="4F871344"/>
    <w:rsid w:val="4FCF8CFA"/>
    <w:rsid w:val="4FF749A4"/>
    <w:rsid w:val="5201B4D0"/>
    <w:rsid w:val="524A389B"/>
    <w:rsid w:val="52BAD690"/>
    <w:rsid w:val="541E9CA0"/>
    <w:rsid w:val="54D6A473"/>
    <w:rsid w:val="556A4FDC"/>
    <w:rsid w:val="5792BC49"/>
    <w:rsid w:val="57BEAD8F"/>
    <w:rsid w:val="58E157E7"/>
    <w:rsid w:val="591D9802"/>
    <w:rsid w:val="59331F77"/>
    <w:rsid w:val="5A3C0D8E"/>
    <w:rsid w:val="5DD42235"/>
    <w:rsid w:val="5E06400B"/>
    <w:rsid w:val="5E9B7473"/>
    <w:rsid w:val="60B4BD38"/>
    <w:rsid w:val="612DD4E6"/>
    <w:rsid w:val="618903DA"/>
    <w:rsid w:val="63EDDD38"/>
    <w:rsid w:val="646C3343"/>
    <w:rsid w:val="67AFE4D8"/>
    <w:rsid w:val="68165FEE"/>
    <w:rsid w:val="68B60AC2"/>
    <w:rsid w:val="694E998F"/>
    <w:rsid w:val="69A40B69"/>
    <w:rsid w:val="6A6AC778"/>
    <w:rsid w:val="6AD7C601"/>
    <w:rsid w:val="6E917F74"/>
    <w:rsid w:val="6EDBD338"/>
    <w:rsid w:val="6EE590D6"/>
    <w:rsid w:val="70BBD03F"/>
    <w:rsid w:val="71094C2C"/>
    <w:rsid w:val="717CA163"/>
    <w:rsid w:val="72758E5A"/>
    <w:rsid w:val="72A1C28E"/>
    <w:rsid w:val="754EDDFA"/>
    <w:rsid w:val="756AC8DE"/>
    <w:rsid w:val="75708A5A"/>
    <w:rsid w:val="76315B7E"/>
    <w:rsid w:val="76DCA332"/>
    <w:rsid w:val="77316BB2"/>
    <w:rsid w:val="788B41A1"/>
    <w:rsid w:val="7955965A"/>
    <w:rsid w:val="79BB3C8F"/>
    <w:rsid w:val="79FD00A6"/>
    <w:rsid w:val="7B28E07E"/>
    <w:rsid w:val="7B6351A3"/>
    <w:rsid w:val="7BBE7B92"/>
    <w:rsid w:val="7BDE0C55"/>
    <w:rsid w:val="7C04E2F4"/>
    <w:rsid w:val="7CA44BA1"/>
    <w:rsid w:val="7CD7B10C"/>
    <w:rsid w:val="7D72772B"/>
    <w:rsid w:val="7E5F0599"/>
    <w:rsid w:val="7FA8E262"/>
    <w:rsid w:val="7FB5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31C4B0"/>
  <w15:chartTrackingRefBased/>
  <w15:docId w15:val="{546FCF4E-4DA4-4318-A4ED-B05D813B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100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color w:val="1482AC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3100"/>
    <w:pPr>
      <w:keepNext/>
      <w:keepLines/>
      <w:spacing w:before="40" w:after="40"/>
      <w:outlineLvl w:val="1"/>
    </w:pPr>
    <w:rPr>
      <w:rFonts w:asciiTheme="majorHAnsi" w:eastAsiaTheme="majorEastAsia" w:hAnsiTheme="majorHAnsi" w:cstheme="majorBidi"/>
      <w:color w:val="1482AC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4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457"/>
  </w:style>
  <w:style w:type="paragraph" w:styleId="Footer">
    <w:name w:val="footer"/>
    <w:basedOn w:val="Normal"/>
    <w:link w:val="FooterChar"/>
    <w:uiPriority w:val="99"/>
    <w:unhideWhenUsed/>
    <w:rsid w:val="009464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457"/>
  </w:style>
  <w:style w:type="paragraph" w:styleId="NormalWeb">
    <w:name w:val="Normal (Web)"/>
    <w:basedOn w:val="Normal"/>
    <w:uiPriority w:val="99"/>
    <w:semiHidden/>
    <w:unhideWhenUsed/>
    <w:rsid w:val="0094645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73100"/>
    <w:pPr>
      <w:spacing w:before="240"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1482AC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100"/>
    <w:rPr>
      <w:rFonts w:asciiTheme="majorHAnsi" w:eastAsiaTheme="majorEastAsia" w:hAnsiTheme="majorHAnsi" w:cstheme="majorBidi"/>
      <w:b/>
      <w:color w:val="1482AC"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73100"/>
    <w:rPr>
      <w:rFonts w:asciiTheme="majorHAnsi" w:eastAsiaTheme="majorEastAsia" w:hAnsiTheme="majorHAnsi" w:cstheme="majorBidi"/>
      <w:b/>
      <w:color w:val="1482AC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3100"/>
    <w:rPr>
      <w:rFonts w:asciiTheme="majorHAnsi" w:eastAsiaTheme="majorEastAsia" w:hAnsiTheme="majorHAnsi" w:cstheme="majorBidi"/>
      <w:color w:val="1482AC"/>
      <w:sz w:val="26"/>
      <w:szCs w:val="26"/>
    </w:rPr>
  </w:style>
  <w:style w:type="paragraph" w:styleId="ListParagraph">
    <w:name w:val="List Paragraph"/>
    <w:basedOn w:val="Normal"/>
    <w:uiPriority w:val="34"/>
    <w:qFormat/>
    <w:rsid w:val="00880F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44A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91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939E5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B939E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22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oi.org/10.1109/tsg.2015.2502723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0294F-B830-478C-829B-65E3635EC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1137</Words>
  <Characters>6482</Characters>
  <Application>Microsoft Office Word</Application>
  <DocSecurity>0</DocSecurity>
  <Lines>54</Lines>
  <Paragraphs>15</Paragraphs>
  <ScaleCrop>false</ScaleCrop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Tang (Student)</dc:creator>
  <cp:keywords/>
  <dc:description/>
  <cp:lastModifiedBy>Liam Tang (Student)</cp:lastModifiedBy>
  <cp:revision>274</cp:revision>
  <dcterms:created xsi:type="dcterms:W3CDTF">2018-03-09T07:02:00Z</dcterms:created>
  <dcterms:modified xsi:type="dcterms:W3CDTF">2024-04-02T11:57:00Z</dcterms:modified>
</cp:coreProperties>
</file>